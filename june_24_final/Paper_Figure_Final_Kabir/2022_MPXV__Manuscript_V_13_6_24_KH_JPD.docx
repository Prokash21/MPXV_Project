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FCA7C" w14:textId="299CCE5B" w:rsidR="00A61A2D" w:rsidRPr="00A61A2D" w:rsidDel="003E3616" w:rsidRDefault="00A61A2D">
      <w:pPr>
        <w:spacing w:line="360" w:lineRule="auto"/>
        <w:jc w:val="center"/>
        <w:rPr>
          <w:del w:id="0" w:author="Saifuddin Sarker" w:date="2024-06-08T10:45:00Z" w16du:dateUtc="2024-06-08T04:45:00Z"/>
          <w:rFonts w:ascii="Times New Roman" w:hAnsi="Times New Roman" w:cs="Times New Roman"/>
          <w:sz w:val="32"/>
          <w:szCs w:val="36"/>
        </w:rPr>
        <w:pPrChange w:id="1" w:author="Saifuddin Sarker" w:date="2024-06-08T10:44:00Z" w16du:dateUtc="2024-06-08T04:44:00Z">
          <w:pPr>
            <w:spacing w:line="360" w:lineRule="auto"/>
          </w:pPr>
        </w:pPrChange>
      </w:pPr>
      <w:del w:id="2" w:author="Saifuddin Sarker" w:date="2024-06-08T10:45:00Z" w16du:dateUtc="2024-06-08T04:45:00Z">
        <w:r w:rsidRPr="00A61A2D" w:rsidDel="003E3616">
          <w:rPr>
            <w:rFonts w:ascii="Times New Roman" w:hAnsi="Times New Roman" w:cs="Times New Roman"/>
            <w:sz w:val="32"/>
            <w:szCs w:val="36"/>
          </w:rPr>
          <w:delText>Deciphering Differential Gene Expression</w:delText>
        </w:r>
      </w:del>
      <w:ins w:id="3" w:author="Joy Prokash Debnath" w:date="2024-06-08T02:16:00Z" w16du:dateUtc="2024-06-07T20:16:00Z">
        <w:del w:id="4" w:author="Saifuddin Sarker" w:date="2024-06-08T10:45:00Z" w16du:dateUtc="2024-06-08T04:45:00Z">
          <w:r w:rsidR="00917E4F" w:rsidDel="003E3616">
            <w:rPr>
              <w:rFonts w:ascii="Times New Roman" w:hAnsi="Times New Roman" w:cs="Times New Roman"/>
              <w:sz w:val="32"/>
              <w:szCs w:val="36"/>
            </w:rPr>
            <w:delText xml:space="preserve">/Network </w:delText>
          </w:r>
        </w:del>
      </w:ins>
      <w:ins w:id="5" w:author="Joy Prokash Debnath" w:date="2024-06-08T02:17:00Z" w16du:dateUtc="2024-06-07T20:17:00Z">
        <w:del w:id="6" w:author="Saifuddin Sarker" w:date="2024-06-08T10:44:00Z" w16du:dateUtc="2024-06-08T04:44:00Z">
          <w:r w:rsidR="00917E4F" w:rsidDel="00EF52FB">
            <w:rPr>
              <w:rFonts w:ascii="Times New Roman" w:hAnsi="Times New Roman" w:cs="Times New Roman"/>
              <w:sz w:val="32"/>
              <w:szCs w:val="36"/>
            </w:rPr>
            <w:delText>analysis</w:delText>
          </w:r>
        </w:del>
      </w:ins>
      <w:del w:id="7" w:author="Saifuddin Sarker" w:date="2024-06-08T10:45:00Z" w16du:dateUtc="2024-06-08T04:45:00Z">
        <w:r w:rsidRPr="00A61A2D" w:rsidDel="003E3616">
          <w:rPr>
            <w:rFonts w:ascii="Times New Roman" w:hAnsi="Times New Roman" w:cs="Times New Roman"/>
            <w:sz w:val="32"/>
            <w:szCs w:val="36"/>
          </w:rPr>
          <w:delText xml:space="preserve"> in Human Cell Lines with Novel 2022 MPXV</w:delText>
        </w:r>
        <w:r w:rsidR="00A87AC2" w:rsidDel="003E3616">
          <w:rPr>
            <w:rFonts w:ascii="Times New Roman" w:hAnsi="Times New Roman" w:cs="Times New Roman"/>
            <w:sz w:val="32"/>
            <w:szCs w:val="36"/>
          </w:rPr>
          <w:delText>-Infection</w:delText>
        </w:r>
        <w:r w:rsidR="00A90908" w:rsidDel="003E3616">
          <w:rPr>
            <w:rFonts w:ascii="Times New Roman" w:hAnsi="Times New Roman" w:cs="Times New Roman"/>
            <w:sz w:val="32"/>
            <w:szCs w:val="36"/>
          </w:rPr>
          <w:delText xml:space="preserve"> to Predict Biomarkers and</w:delText>
        </w:r>
      </w:del>
      <w:del w:id="8" w:author="Saifuddin Sarker" w:date="2024-06-08T10:44:00Z" w16du:dateUtc="2024-06-08T04:44:00Z">
        <w:r w:rsidR="00A90908" w:rsidDel="00EF52FB">
          <w:rPr>
            <w:rFonts w:ascii="Times New Roman" w:hAnsi="Times New Roman" w:cs="Times New Roman"/>
            <w:sz w:val="32"/>
            <w:szCs w:val="36"/>
          </w:rPr>
          <w:delText xml:space="preserve"> </w:delText>
        </w:r>
      </w:del>
      <w:del w:id="9" w:author="Saifuddin Sarker" w:date="2024-06-08T10:45:00Z" w16du:dateUtc="2024-06-08T04:45:00Z">
        <w:r w:rsidR="00A90908" w:rsidDel="003E3616">
          <w:rPr>
            <w:rFonts w:ascii="Times New Roman" w:hAnsi="Times New Roman" w:cs="Times New Roman"/>
            <w:sz w:val="32"/>
            <w:szCs w:val="36"/>
          </w:rPr>
          <w:delText>Drugs</w:delText>
        </w:r>
        <w:r w:rsidRPr="00A61A2D" w:rsidDel="003E3616">
          <w:rPr>
            <w:rFonts w:ascii="Times New Roman" w:hAnsi="Times New Roman" w:cs="Times New Roman"/>
            <w:sz w:val="32"/>
            <w:szCs w:val="36"/>
          </w:rPr>
          <w:delText>: Insights from Transcriptomic Data Mining</w:delText>
        </w:r>
        <w:r w:rsidR="00A90908" w:rsidRPr="00A90908" w:rsidDel="003E3616">
          <w:rPr>
            <w:rFonts w:ascii="Times New Roman" w:hAnsi="Times New Roman" w:cs="Times New Roman"/>
            <w:sz w:val="32"/>
            <w:szCs w:val="36"/>
          </w:rPr>
          <w:delText xml:space="preserve"> </w:delText>
        </w:r>
        <w:r w:rsidR="00A90908" w:rsidDel="003E3616">
          <w:rPr>
            <w:rFonts w:ascii="Times New Roman" w:hAnsi="Times New Roman" w:cs="Times New Roman"/>
            <w:sz w:val="32"/>
            <w:szCs w:val="36"/>
          </w:rPr>
          <w:delText>and Machine Learning Algorithms</w:delText>
        </w:r>
      </w:del>
    </w:p>
    <w:p w14:paraId="189B40EC" w14:textId="569FADC2" w:rsidR="00A61A2D" w:rsidDel="003E3616" w:rsidRDefault="00A61A2D" w:rsidP="00A61A2D">
      <w:pPr>
        <w:spacing w:line="360" w:lineRule="auto"/>
        <w:jc w:val="center"/>
        <w:rPr>
          <w:del w:id="10" w:author="Saifuddin Sarker" w:date="2024-06-08T10:45:00Z" w16du:dateUtc="2024-06-08T04:45:00Z"/>
          <w:rFonts w:ascii="Times New Roman" w:hAnsi="Times New Roman" w:cs="Times New Roman"/>
          <w:sz w:val="32"/>
          <w:szCs w:val="36"/>
        </w:rPr>
      </w:pPr>
    </w:p>
    <w:p w14:paraId="7307DA2D" w14:textId="25C57B59" w:rsidR="00A61A2D" w:rsidRPr="00A61A2D" w:rsidDel="00EF52FB" w:rsidRDefault="00A61A2D" w:rsidP="00A61A2D">
      <w:pPr>
        <w:spacing w:line="360" w:lineRule="auto"/>
        <w:jc w:val="center"/>
        <w:rPr>
          <w:del w:id="11" w:author="Saifuddin Sarker" w:date="2024-06-08T10:44:00Z" w16du:dateUtc="2024-06-08T04:44:00Z"/>
          <w:rFonts w:ascii="Times New Roman" w:hAnsi="Times New Roman" w:cs="Times New Roman"/>
          <w:sz w:val="32"/>
          <w:szCs w:val="36"/>
        </w:rPr>
      </w:pPr>
      <w:del w:id="12" w:author="Saifuddin Sarker" w:date="2024-06-08T10:44:00Z" w16du:dateUtc="2024-06-08T04:44:00Z">
        <w:r w:rsidRPr="00A61A2D" w:rsidDel="00EF52FB">
          <w:rPr>
            <w:rFonts w:ascii="Times New Roman" w:hAnsi="Times New Roman" w:cs="Times New Roman"/>
            <w:sz w:val="32"/>
            <w:szCs w:val="36"/>
          </w:rPr>
          <w:delText xml:space="preserve">Unraveling Gene Expression Variations in </w:delText>
        </w:r>
        <w:r w:rsidR="001E77A3" w:rsidDel="00EF52FB">
          <w:rPr>
            <w:rFonts w:ascii="Times New Roman" w:hAnsi="Times New Roman" w:cs="Times New Roman"/>
            <w:sz w:val="32"/>
            <w:szCs w:val="36"/>
          </w:rPr>
          <w:delText>Human</w:delText>
        </w:r>
        <w:r w:rsidR="001E77A3" w:rsidRPr="00A61A2D" w:rsidDel="00EF52FB">
          <w:rPr>
            <w:rFonts w:ascii="Times New Roman" w:hAnsi="Times New Roman" w:cs="Times New Roman"/>
            <w:sz w:val="32"/>
            <w:szCs w:val="36"/>
          </w:rPr>
          <w:delText xml:space="preserve"> </w:delText>
        </w:r>
        <w:r w:rsidRPr="00A61A2D" w:rsidDel="00EF52FB">
          <w:rPr>
            <w:rFonts w:ascii="Times New Roman" w:hAnsi="Times New Roman" w:cs="Times New Roman"/>
            <w:sz w:val="32"/>
            <w:szCs w:val="36"/>
          </w:rPr>
          <w:delText>Cell Lines with Novel 2022 MPXV</w:delText>
        </w:r>
        <w:r w:rsidR="002622D7" w:rsidDel="00EF52FB">
          <w:rPr>
            <w:rFonts w:ascii="Times New Roman" w:hAnsi="Times New Roman" w:cs="Times New Roman"/>
            <w:sz w:val="32"/>
            <w:szCs w:val="36"/>
          </w:rPr>
          <w:delText>-Infection</w:delText>
        </w:r>
        <w:r w:rsidR="005B73BC" w:rsidDel="00EF52FB">
          <w:rPr>
            <w:rFonts w:ascii="Times New Roman" w:hAnsi="Times New Roman" w:cs="Times New Roman"/>
            <w:sz w:val="32"/>
            <w:szCs w:val="36"/>
          </w:rPr>
          <w:delText xml:space="preserve"> to Predict Biomarkers and </w:delText>
        </w:r>
        <w:r w:rsidR="00A90908" w:rsidDel="00EF52FB">
          <w:rPr>
            <w:rFonts w:ascii="Times New Roman" w:hAnsi="Times New Roman" w:cs="Times New Roman"/>
            <w:sz w:val="32"/>
            <w:szCs w:val="36"/>
          </w:rPr>
          <w:delText>Drugs</w:delText>
        </w:r>
        <w:r w:rsidRPr="00A61A2D" w:rsidDel="00EF52FB">
          <w:rPr>
            <w:rFonts w:ascii="Times New Roman" w:hAnsi="Times New Roman" w:cs="Times New Roman"/>
            <w:sz w:val="32"/>
            <w:szCs w:val="36"/>
          </w:rPr>
          <w:delText>: Insights from Transcriptomic Data Mining</w:delText>
        </w:r>
        <w:r w:rsidR="00102045" w:rsidDel="00EF52FB">
          <w:rPr>
            <w:rFonts w:ascii="Times New Roman" w:hAnsi="Times New Roman" w:cs="Times New Roman"/>
            <w:sz w:val="32"/>
            <w:szCs w:val="36"/>
          </w:rPr>
          <w:delText xml:space="preserve"> and Machine Learning A</w:delText>
        </w:r>
        <w:r w:rsidR="005B73BC" w:rsidDel="00EF52FB">
          <w:rPr>
            <w:rFonts w:ascii="Times New Roman" w:hAnsi="Times New Roman" w:cs="Times New Roman"/>
            <w:sz w:val="32"/>
            <w:szCs w:val="36"/>
          </w:rPr>
          <w:delText>lgorithms</w:delText>
        </w:r>
      </w:del>
    </w:p>
    <w:p w14:paraId="4E6A13F6" w14:textId="306C6FEF" w:rsidR="00A61A2D" w:rsidDel="003E3616" w:rsidRDefault="00A61A2D" w:rsidP="00A61A2D">
      <w:pPr>
        <w:spacing w:line="360" w:lineRule="auto"/>
        <w:jc w:val="center"/>
        <w:rPr>
          <w:del w:id="13" w:author="Saifuddin Sarker" w:date="2024-06-08T10:45:00Z" w16du:dateUtc="2024-06-08T04:45:00Z"/>
          <w:rFonts w:ascii="Times New Roman" w:hAnsi="Times New Roman" w:cs="Times New Roman"/>
          <w:sz w:val="32"/>
          <w:szCs w:val="36"/>
        </w:rPr>
      </w:pPr>
    </w:p>
    <w:p w14:paraId="35F1F396" w14:textId="2EF35CAB" w:rsidR="00AB45F4" w:rsidDel="00EF52FB" w:rsidRDefault="00A61A2D" w:rsidP="00A61A2D">
      <w:pPr>
        <w:spacing w:line="360" w:lineRule="auto"/>
        <w:jc w:val="center"/>
        <w:rPr>
          <w:del w:id="14" w:author="Saifuddin Sarker" w:date="2024-06-08T10:43:00Z" w16du:dateUtc="2024-06-08T04:43:00Z"/>
          <w:rFonts w:ascii="Times New Roman" w:hAnsi="Times New Roman" w:cs="Times New Roman"/>
          <w:sz w:val="32"/>
          <w:szCs w:val="36"/>
        </w:rPr>
      </w:pPr>
      <w:r w:rsidRPr="00EF52FB">
        <w:rPr>
          <w:rFonts w:ascii="Times New Roman" w:hAnsi="Times New Roman" w:cs="Times New Roman"/>
          <w:sz w:val="32"/>
          <w:szCs w:val="36"/>
        </w:rPr>
        <w:t xml:space="preserve">Decoding the Unique Gene Signatures </w:t>
      </w:r>
      <w:ins w:id="15" w:author="Saifuddin Sarker" w:date="2024-06-08T10:42:00Z" w16du:dateUtc="2024-06-08T04:42:00Z">
        <w:r w:rsidR="00EF52FB" w:rsidRPr="00EF52FB">
          <w:rPr>
            <w:rFonts w:ascii="Times New Roman" w:hAnsi="Times New Roman" w:cs="Times New Roman"/>
            <w:sz w:val="32"/>
            <w:szCs w:val="36"/>
            <w:rPrChange w:id="16" w:author="Saifuddin Sarker" w:date="2024-06-08T10:43:00Z" w16du:dateUtc="2024-06-08T04:43:00Z">
              <w:rPr>
                <w:rFonts w:ascii="Times New Roman" w:hAnsi="Times New Roman" w:cs="Times New Roman"/>
                <w:sz w:val="32"/>
                <w:szCs w:val="36"/>
                <w:highlight w:val="green"/>
              </w:rPr>
            </w:rPrChange>
          </w:rPr>
          <w:t xml:space="preserve">in </w:t>
        </w:r>
      </w:ins>
      <w:del w:id="17" w:author="Saifuddin Sarker" w:date="2024-06-08T10:42:00Z" w16du:dateUtc="2024-06-08T04:42:00Z">
        <w:r w:rsidRPr="00EF52FB" w:rsidDel="00EF52FB">
          <w:rPr>
            <w:rFonts w:ascii="Times New Roman" w:hAnsi="Times New Roman" w:cs="Times New Roman"/>
            <w:sz w:val="32"/>
            <w:szCs w:val="36"/>
          </w:rPr>
          <w:delText>Across</w:delText>
        </w:r>
      </w:del>
      <w:r w:rsidRPr="00EF52FB">
        <w:rPr>
          <w:rFonts w:ascii="Times New Roman" w:hAnsi="Times New Roman" w:cs="Times New Roman"/>
          <w:sz w:val="32"/>
          <w:szCs w:val="36"/>
        </w:rPr>
        <w:t xml:space="preserve"> Human Cell Lines </w:t>
      </w:r>
      <w:ins w:id="18" w:author="Saifuddin Sarker" w:date="2024-06-08T22:53:00Z" w16du:dateUtc="2024-06-08T16:53:00Z">
        <w:r w:rsidR="00330E4F">
          <w:rPr>
            <w:rFonts w:ascii="Times New Roman" w:hAnsi="Times New Roman" w:cs="Times New Roman"/>
            <w:sz w:val="32"/>
            <w:szCs w:val="36"/>
          </w:rPr>
          <w:t>Upon 2</w:t>
        </w:r>
      </w:ins>
      <w:del w:id="19" w:author="Saifuddin Sarker" w:date="2024-06-08T10:42:00Z" w16du:dateUtc="2024-06-08T04:42:00Z">
        <w:r w:rsidRPr="00EF52FB" w:rsidDel="00EF52FB">
          <w:rPr>
            <w:rFonts w:ascii="Times New Roman" w:hAnsi="Times New Roman" w:cs="Times New Roman"/>
            <w:sz w:val="32"/>
            <w:szCs w:val="36"/>
          </w:rPr>
          <w:delText>Upon Infection of</w:delText>
        </w:r>
      </w:del>
      <w:del w:id="20" w:author="Saifuddin Sarker" w:date="2024-06-08T22:53:00Z" w16du:dateUtc="2024-06-08T16:53:00Z">
        <w:r w:rsidRPr="00EF52FB" w:rsidDel="00330E4F">
          <w:rPr>
            <w:rFonts w:ascii="Times New Roman" w:hAnsi="Times New Roman" w:cs="Times New Roman"/>
            <w:sz w:val="32"/>
            <w:szCs w:val="36"/>
          </w:rPr>
          <w:delText xml:space="preserve"> 2</w:delText>
        </w:r>
      </w:del>
      <w:r w:rsidRPr="00EF52FB">
        <w:rPr>
          <w:rFonts w:ascii="Times New Roman" w:hAnsi="Times New Roman" w:cs="Times New Roman"/>
          <w:sz w:val="32"/>
          <w:szCs w:val="36"/>
        </w:rPr>
        <w:t>022</w:t>
      </w:r>
      <w:ins w:id="21" w:author="Saifuddin Sarker" w:date="2024-06-08T22:53:00Z" w16du:dateUtc="2024-06-08T16:53:00Z">
        <w:r w:rsidR="00330E4F">
          <w:rPr>
            <w:rFonts w:ascii="Times New Roman" w:hAnsi="Times New Roman" w:cs="Times New Roman"/>
            <w:sz w:val="32"/>
            <w:szCs w:val="36"/>
          </w:rPr>
          <w:t xml:space="preserve"> </w:t>
        </w:r>
      </w:ins>
      <w:del w:id="22" w:author="Saifuddin Sarker" w:date="2024-06-08T10:44:00Z" w16du:dateUtc="2024-06-08T04:44:00Z">
        <w:r w:rsidRPr="00EF52FB" w:rsidDel="00EF52FB">
          <w:rPr>
            <w:rFonts w:ascii="Times New Roman" w:hAnsi="Times New Roman" w:cs="Times New Roman"/>
            <w:sz w:val="32"/>
            <w:szCs w:val="36"/>
          </w:rPr>
          <w:delText xml:space="preserve"> </w:delText>
        </w:r>
      </w:del>
      <w:r w:rsidRPr="00EF52FB">
        <w:rPr>
          <w:rFonts w:ascii="Times New Roman" w:hAnsi="Times New Roman" w:cs="Times New Roman"/>
          <w:sz w:val="32"/>
          <w:szCs w:val="36"/>
        </w:rPr>
        <w:t>M</w:t>
      </w:r>
      <w:ins w:id="23" w:author="Saifuddin Sarker" w:date="2024-06-08T10:55:00Z" w16du:dateUtc="2024-06-08T04:55:00Z">
        <w:r w:rsidR="00890A9A">
          <w:rPr>
            <w:rFonts w:ascii="Times New Roman" w:hAnsi="Times New Roman" w:cs="Times New Roman"/>
            <w:sz w:val="32"/>
            <w:szCs w:val="36"/>
          </w:rPr>
          <w:t>pox</w:t>
        </w:r>
      </w:ins>
      <w:del w:id="24" w:author="Saifuddin Sarker" w:date="2024-06-08T10:55:00Z" w16du:dateUtc="2024-06-08T04:55:00Z">
        <w:r w:rsidRPr="00EF52FB" w:rsidDel="00890A9A">
          <w:rPr>
            <w:rFonts w:ascii="Times New Roman" w:hAnsi="Times New Roman" w:cs="Times New Roman"/>
            <w:sz w:val="32"/>
            <w:szCs w:val="36"/>
          </w:rPr>
          <w:delText>PXV</w:delText>
        </w:r>
      </w:del>
      <w:ins w:id="25" w:author="Saifuddin Sarker" w:date="2024-06-08T10:44:00Z" w16du:dateUtc="2024-06-08T04:44:00Z">
        <w:r w:rsidR="00EF52FB">
          <w:rPr>
            <w:rFonts w:ascii="Times New Roman" w:hAnsi="Times New Roman" w:cs="Times New Roman"/>
            <w:sz w:val="32"/>
            <w:szCs w:val="36"/>
          </w:rPr>
          <w:t xml:space="preserve"> Infection</w:t>
        </w:r>
      </w:ins>
      <w:del w:id="26" w:author="Saifuddin Sarker" w:date="2024-06-08T10:43:00Z" w16du:dateUtc="2024-06-08T04:43:00Z">
        <w:r w:rsidR="00A90908" w:rsidRPr="00EF52FB" w:rsidDel="00EF52FB">
          <w:rPr>
            <w:rFonts w:ascii="Times New Roman" w:hAnsi="Times New Roman" w:cs="Times New Roman"/>
            <w:sz w:val="32"/>
            <w:szCs w:val="36"/>
          </w:rPr>
          <w:delText xml:space="preserve"> to Predict Biomarkers and Drugs</w:delText>
        </w:r>
      </w:del>
      <w:r w:rsidRPr="00EF52FB">
        <w:rPr>
          <w:rFonts w:ascii="Times New Roman" w:hAnsi="Times New Roman" w:cs="Times New Roman"/>
          <w:sz w:val="32"/>
          <w:szCs w:val="36"/>
        </w:rPr>
        <w:t xml:space="preserve">: </w:t>
      </w:r>
      <w:ins w:id="27" w:author="Saifuddin Sarker" w:date="2024-06-08T10:43:00Z" w16du:dateUtc="2024-06-08T04:43:00Z">
        <w:r w:rsidR="00EF52FB" w:rsidRPr="00EF52FB">
          <w:rPr>
            <w:rFonts w:ascii="Times New Roman" w:hAnsi="Times New Roman" w:cs="Times New Roman"/>
            <w:sz w:val="32"/>
            <w:szCs w:val="36"/>
          </w:rPr>
          <w:t>Predictive Biomarkers</w:t>
        </w:r>
      </w:ins>
      <w:ins w:id="28" w:author="Saifuddin Sarker" w:date="2024-06-10T10:15:00Z" w16du:dateUtc="2024-06-10T04:15:00Z">
        <w:r w:rsidR="001D1569">
          <w:rPr>
            <w:rFonts w:ascii="Times New Roman" w:hAnsi="Times New Roman" w:cs="Times New Roman"/>
            <w:sz w:val="32"/>
            <w:szCs w:val="36"/>
          </w:rPr>
          <w:t>, Diagnostic Model</w:t>
        </w:r>
      </w:ins>
      <w:ins w:id="29" w:author="Saifuddin Sarker" w:date="2024-06-08T10:43:00Z" w16du:dateUtc="2024-06-08T04:43:00Z">
        <w:r w:rsidR="00EF52FB" w:rsidRPr="00EF52FB">
          <w:rPr>
            <w:rFonts w:ascii="Times New Roman" w:hAnsi="Times New Roman" w:cs="Times New Roman"/>
            <w:sz w:val="32"/>
            <w:szCs w:val="36"/>
          </w:rPr>
          <w:t xml:space="preserve"> and Drug Targets via Transcriptomic Network Analysis and Machine Learning Models</w:t>
        </w:r>
        <w:r w:rsidR="00EF52FB">
          <w:rPr>
            <w:rFonts w:ascii="Times New Roman" w:hAnsi="Times New Roman" w:cs="Times New Roman"/>
            <w:sz w:val="32"/>
            <w:szCs w:val="36"/>
          </w:rPr>
          <w:t xml:space="preserve"> </w:t>
        </w:r>
      </w:ins>
      <w:del w:id="30" w:author="Saifuddin Sarker" w:date="2024-06-08T10:43:00Z" w16du:dateUtc="2024-06-08T04:43:00Z">
        <w:r w:rsidRPr="00EF52FB" w:rsidDel="00EF52FB">
          <w:rPr>
            <w:rFonts w:ascii="Times New Roman" w:hAnsi="Times New Roman" w:cs="Times New Roman"/>
            <w:sz w:val="32"/>
            <w:szCs w:val="36"/>
          </w:rPr>
          <w:delText>Insights from A Comparative Transcriptomic Analysis</w:delText>
        </w:r>
        <w:r w:rsidR="00A90908" w:rsidRPr="00EF52FB" w:rsidDel="00EF52FB">
          <w:rPr>
            <w:rFonts w:ascii="Times New Roman" w:hAnsi="Times New Roman" w:cs="Times New Roman"/>
            <w:sz w:val="32"/>
            <w:szCs w:val="36"/>
          </w:rPr>
          <w:delText xml:space="preserve"> and Machine Learning </w:delText>
        </w:r>
      </w:del>
      <w:del w:id="31" w:author="Saifuddin Sarker" w:date="2024-06-08T10:07:00Z" w16du:dateUtc="2024-06-08T04:07:00Z">
        <w:r w:rsidR="00A90908" w:rsidRPr="00EF52FB" w:rsidDel="000D1236">
          <w:rPr>
            <w:rFonts w:ascii="Times New Roman" w:hAnsi="Times New Roman" w:cs="Times New Roman"/>
            <w:sz w:val="32"/>
            <w:szCs w:val="36"/>
          </w:rPr>
          <w:delText>Algorithms</w:delText>
        </w:r>
      </w:del>
      <w:ins w:id="32" w:author="Joy Prokash Debnath" w:date="2024-06-08T01:06:00Z" w16du:dateUtc="2024-06-07T19:06:00Z">
        <w:del w:id="33" w:author="Saifuddin Sarker" w:date="2024-06-08T10:07:00Z" w16du:dateUtc="2024-06-08T04:07:00Z">
          <w:r w:rsidR="00506E22" w:rsidRPr="00EF52FB" w:rsidDel="000D1236">
            <w:rPr>
              <w:rFonts w:ascii="Times New Roman" w:hAnsi="Times New Roman" w:cs="Times New Roman"/>
              <w:sz w:val="32"/>
              <w:szCs w:val="36"/>
            </w:rPr>
            <w:delText>/</w:delText>
          </w:r>
        </w:del>
        <w:del w:id="34" w:author="Saifuddin Sarker" w:date="2024-06-08T10:43:00Z" w16du:dateUtc="2024-06-08T04:43:00Z">
          <w:r w:rsidR="00506E22" w:rsidRPr="00EF52FB" w:rsidDel="00EF52FB">
            <w:rPr>
              <w:rFonts w:ascii="Times New Roman" w:hAnsi="Times New Roman" w:cs="Times New Roman"/>
              <w:sz w:val="32"/>
              <w:szCs w:val="36"/>
            </w:rPr>
            <w:delText>Models</w:delText>
          </w:r>
        </w:del>
      </w:ins>
    </w:p>
    <w:p w14:paraId="3D8F1312" w14:textId="77777777" w:rsidR="00EF52FB" w:rsidRDefault="00EF52FB" w:rsidP="00A61A2D">
      <w:pPr>
        <w:spacing w:line="360" w:lineRule="auto"/>
        <w:jc w:val="center"/>
        <w:rPr>
          <w:ins w:id="35" w:author="Saifuddin Sarker" w:date="2024-06-08T10:43:00Z" w16du:dateUtc="2024-06-08T04:43:00Z"/>
          <w:rFonts w:ascii="Times New Roman" w:hAnsi="Times New Roman" w:cs="Times New Roman"/>
          <w:sz w:val="32"/>
          <w:szCs w:val="36"/>
        </w:rPr>
      </w:pPr>
    </w:p>
    <w:p w14:paraId="56D1AE12" w14:textId="42F9D761" w:rsidR="009571E6" w:rsidDel="00EF52FB" w:rsidRDefault="009571E6" w:rsidP="00A61A2D">
      <w:pPr>
        <w:spacing w:line="360" w:lineRule="auto"/>
        <w:jc w:val="center"/>
        <w:rPr>
          <w:ins w:id="36" w:author="Joy Prokash Debnath" w:date="2024-06-08T01:11:00Z" w16du:dateUtc="2024-06-07T19:11:00Z"/>
          <w:del w:id="37" w:author="Saifuddin Sarker" w:date="2024-06-08T10:43:00Z" w16du:dateUtc="2024-06-08T04:43:00Z"/>
          <w:rFonts w:ascii="Times New Roman" w:hAnsi="Times New Roman" w:cs="Times New Roman"/>
          <w:sz w:val="32"/>
          <w:szCs w:val="36"/>
        </w:rPr>
      </w:pPr>
    </w:p>
    <w:p w14:paraId="7AAF2155" w14:textId="79E46405" w:rsidR="00095EFD" w:rsidDel="00EF52FB" w:rsidRDefault="00D71A4F" w:rsidP="00A61A2D">
      <w:pPr>
        <w:spacing w:line="360" w:lineRule="auto"/>
        <w:jc w:val="center"/>
        <w:rPr>
          <w:ins w:id="38" w:author="Joy Prokash Debnath" w:date="2024-06-08T01:07:00Z" w16du:dateUtc="2024-06-07T19:07:00Z"/>
          <w:del w:id="39" w:author="Saifuddin Sarker" w:date="2024-06-08T10:43:00Z" w16du:dateUtc="2024-06-08T04:43:00Z"/>
          <w:rFonts w:ascii="Times New Roman" w:hAnsi="Times New Roman" w:cs="Times New Roman"/>
          <w:sz w:val="32"/>
          <w:szCs w:val="36"/>
        </w:rPr>
      </w:pPr>
      <w:ins w:id="40" w:author="Joy Prokash Debnath" w:date="2024-06-08T01:19:00Z" w16du:dateUtc="2024-06-07T19:19:00Z">
        <w:del w:id="41" w:author="Saifuddin Sarker" w:date="2024-06-08T10:43:00Z" w16du:dateUtc="2024-06-08T04:43:00Z">
          <w:r w:rsidRPr="00D71A4F" w:rsidDel="00EF52FB">
            <w:rPr>
              <w:rFonts w:ascii="Times New Roman" w:hAnsi="Times New Roman" w:cs="Times New Roman"/>
              <w:sz w:val="32"/>
              <w:szCs w:val="36"/>
            </w:rPr>
            <w:delText>Differential and Network Meta-analysis</w:delText>
          </w:r>
        </w:del>
      </w:ins>
      <w:ins w:id="42" w:author="Joy Prokash Debnath" w:date="2024-06-08T02:17:00Z" w16du:dateUtc="2024-06-07T20:17:00Z">
        <w:del w:id="43" w:author="Saifuddin Sarker" w:date="2024-06-08T10:43:00Z" w16du:dateUtc="2024-06-08T04:43:00Z">
          <w:r w:rsidR="00917E4F" w:rsidDel="00EF52FB">
            <w:rPr>
              <w:rFonts w:ascii="Times New Roman" w:hAnsi="Times New Roman" w:cs="Times New Roman"/>
              <w:sz w:val="32"/>
              <w:szCs w:val="36"/>
            </w:rPr>
            <w:delText>/</w:delText>
          </w:r>
        </w:del>
      </w:ins>
      <w:ins w:id="44" w:author="Joy Prokash Debnath" w:date="2024-06-08T01:19:00Z" w16du:dateUtc="2024-06-07T19:19:00Z">
        <w:del w:id="45" w:author="Saifuddin Sarker" w:date="2024-06-08T10:43:00Z" w16du:dateUtc="2024-06-08T04:43:00Z">
          <w:r w:rsidRPr="00D71A4F" w:rsidDel="00EF52FB">
            <w:rPr>
              <w:rFonts w:ascii="Times New Roman" w:hAnsi="Times New Roman" w:cs="Times New Roman"/>
              <w:sz w:val="32"/>
              <w:szCs w:val="36"/>
            </w:rPr>
            <w:delText xml:space="preserve"> of RNA-Seq Dataset of Monkey-Pox Virus uncovers differentially expressed genes that lead to host transcriptional responses.</w:delText>
          </w:r>
        </w:del>
      </w:ins>
    </w:p>
    <w:p w14:paraId="6BEEA54D" w14:textId="410E1F54" w:rsidR="00A61A2D" w:rsidDel="00656E5E" w:rsidRDefault="00A61A2D" w:rsidP="00996A68">
      <w:pPr>
        <w:spacing w:line="360" w:lineRule="auto"/>
        <w:jc w:val="center"/>
        <w:rPr>
          <w:del w:id="46" w:author="Joy Prokash Debnath" w:date="2024-06-08T00:57:00Z" w16du:dateUtc="2024-06-07T18:57:00Z"/>
          <w:rFonts w:ascii="Times New Roman" w:hAnsi="Times New Roman" w:cs="Times New Roman"/>
          <w:sz w:val="32"/>
          <w:szCs w:val="36"/>
        </w:rPr>
      </w:pPr>
    </w:p>
    <w:p w14:paraId="3D98C80B" w14:textId="3671ACE2" w:rsidR="00A61A2D" w:rsidRPr="00A61A2D" w:rsidRDefault="00A61A2D" w:rsidP="00A61A2D">
      <w:pPr>
        <w:spacing w:line="360" w:lineRule="auto"/>
        <w:jc w:val="both"/>
        <w:rPr>
          <w:rFonts w:ascii="Times New Roman" w:hAnsi="Times New Roman" w:cs="Times New Roman"/>
          <w:b/>
          <w:bCs/>
          <w:szCs w:val="28"/>
        </w:rPr>
      </w:pPr>
      <w:del w:id="47" w:author="Saifuddin Sarker" w:date="2024-06-08T11:03:00Z" w16du:dateUtc="2024-06-08T05:03:00Z">
        <w:r w:rsidRPr="00A61A2D" w:rsidDel="009F3CC3">
          <w:rPr>
            <w:rFonts w:ascii="Times New Roman" w:hAnsi="Times New Roman" w:cs="Times New Roman"/>
            <w:b/>
            <w:bCs/>
            <w:szCs w:val="28"/>
          </w:rPr>
          <w:delText>A</w:delText>
        </w:r>
      </w:del>
      <w:del w:id="48" w:author="Saifuddin Sarker" w:date="2024-06-08T11:02:00Z" w16du:dateUtc="2024-06-08T05:02:00Z">
        <w:r w:rsidRPr="00A61A2D" w:rsidDel="009F3CC3">
          <w:rPr>
            <w:rFonts w:ascii="Times New Roman" w:hAnsi="Times New Roman" w:cs="Times New Roman"/>
            <w:b/>
            <w:bCs/>
            <w:szCs w:val="28"/>
          </w:rPr>
          <w:delText>BSTRACT</w:delText>
        </w:r>
      </w:del>
      <w:ins w:id="49" w:author="Saifuddin Sarker" w:date="2024-06-08T11:02:00Z" w16du:dateUtc="2024-06-08T05:02:00Z">
        <w:r w:rsidR="009F3CC3">
          <w:rPr>
            <w:rFonts w:ascii="Times New Roman" w:hAnsi="Times New Roman" w:cs="Times New Roman"/>
            <w:b/>
            <w:bCs/>
            <w:szCs w:val="28"/>
          </w:rPr>
          <w:t>ABSTRACT</w:t>
        </w:r>
      </w:ins>
    </w:p>
    <w:p w14:paraId="70F3714B" w14:textId="29D082CB" w:rsidR="002523F1" w:rsidRDefault="002523F1" w:rsidP="002523F1">
      <w:pPr>
        <w:spacing w:line="360" w:lineRule="auto"/>
        <w:jc w:val="both"/>
        <w:rPr>
          <w:rFonts w:ascii="Times New Roman" w:eastAsia="Calibri" w:hAnsi="Times New Roman" w:cs="Times New Roman"/>
          <w:szCs w:val="24"/>
          <w:lang w:bidi="ar-SA"/>
        </w:rPr>
      </w:pPr>
      <w:r w:rsidRPr="002523F1">
        <w:rPr>
          <w:rFonts w:ascii="Times New Roman" w:eastAsia="Calibri" w:hAnsi="Times New Roman" w:cs="Times New Roman"/>
          <w:szCs w:val="24"/>
          <w:lang w:bidi="ar-SA"/>
        </w:rPr>
        <w:t xml:space="preserve">After </w:t>
      </w:r>
      <w:r w:rsidR="001E77A3">
        <w:rPr>
          <w:rFonts w:ascii="Times New Roman" w:eastAsia="Calibri" w:hAnsi="Times New Roman" w:cs="Times New Roman"/>
          <w:szCs w:val="24"/>
          <w:lang w:bidi="ar-SA"/>
        </w:rPr>
        <w:t xml:space="preserve">the </w:t>
      </w:r>
      <w:r w:rsidRPr="002523F1">
        <w:rPr>
          <w:rFonts w:ascii="Times New Roman" w:eastAsia="Calibri" w:hAnsi="Times New Roman" w:cs="Times New Roman"/>
          <w:szCs w:val="24"/>
          <w:lang w:bidi="ar-SA"/>
        </w:rPr>
        <w:t xml:space="preserve">COVID-19 pandemic, </w:t>
      </w:r>
      <w:ins w:id="50" w:author="Saifuddin Sarker" w:date="2024-06-08T11:25:00Z" w16du:dateUtc="2024-06-08T05:25:00Z">
        <w:r w:rsidR="00D5547A">
          <w:rPr>
            <w:rFonts w:ascii="Times New Roman" w:eastAsia="Calibri" w:hAnsi="Times New Roman" w:cs="Times New Roman"/>
            <w:szCs w:val="24"/>
            <w:lang w:bidi="ar-SA"/>
          </w:rPr>
          <w:t xml:space="preserve">in response to the </w:t>
        </w:r>
      </w:ins>
      <w:ins w:id="51" w:author="Saifuddin Sarker" w:date="2024-06-08T11:26:00Z" w16du:dateUtc="2024-06-08T05:26:00Z">
        <w:r w:rsidR="00D5547A">
          <w:rPr>
            <w:rFonts w:ascii="Times New Roman" w:eastAsia="Calibri" w:hAnsi="Times New Roman" w:cs="Times New Roman"/>
            <w:szCs w:val="24"/>
            <w:lang w:bidi="ar-SA"/>
          </w:rPr>
          <w:t>re-emergence</w:t>
        </w:r>
      </w:ins>
      <w:ins w:id="52" w:author="Saifuddin Sarker" w:date="2024-06-08T11:25:00Z" w16du:dateUtc="2024-06-08T05:25:00Z">
        <w:r w:rsidR="00D5547A">
          <w:rPr>
            <w:rFonts w:ascii="Times New Roman" w:eastAsia="Calibri" w:hAnsi="Times New Roman" w:cs="Times New Roman"/>
            <w:szCs w:val="24"/>
            <w:lang w:bidi="ar-SA"/>
          </w:rPr>
          <w:t xml:space="preserve"> </w:t>
        </w:r>
      </w:ins>
      <w:ins w:id="53" w:author="Saifuddin Sarker" w:date="2024-06-08T11:26:00Z" w16du:dateUtc="2024-06-08T05:26:00Z">
        <w:r w:rsidR="00D5547A">
          <w:rPr>
            <w:rFonts w:ascii="Times New Roman" w:eastAsia="Calibri" w:hAnsi="Times New Roman" w:cs="Times New Roman"/>
            <w:szCs w:val="24"/>
            <w:lang w:bidi="ar-SA"/>
          </w:rPr>
          <w:t xml:space="preserve">of </w:t>
        </w:r>
      </w:ins>
      <w:ins w:id="54" w:author="Saifuddin Sarker" w:date="2024-06-08T11:25:00Z" w16du:dateUtc="2024-06-08T05:25:00Z">
        <w:r w:rsidR="00D5547A">
          <w:rPr>
            <w:rFonts w:ascii="Times New Roman" w:eastAsia="Calibri" w:hAnsi="Times New Roman" w:cs="Times New Roman"/>
            <w:szCs w:val="24"/>
            <w:lang w:bidi="ar-SA"/>
          </w:rPr>
          <w:t>the monkeypox viru</w:t>
        </w:r>
      </w:ins>
      <w:ins w:id="55" w:author="Saifuddin Sarker" w:date="2024-06-08T11:26:00Z" w16du:dateUtc="2024-06-08T05:26:00Z">
        <w:r w:rsidR="00D5547A">
          <w:rPr>
            <w:rFonts w:ascii="Times New Roman" w:eastAsia="Calibri" w:hAnsi="Times New Roman" w:cs="Times New Roman"/>
            <w:szCs w:val="24"/>
            <w:lang w:bidi="ar-SA"/>
          </w:rPr>
          <w:t>s</w:t>
        </w:r>
      </w:ins>
      <w:ins w:id="56" w:author="Saifuddin Sarker" w:date="2024-06-08T11:28:00Z" w16du:dateUtc="2024-06-08T05:28:00Z">
        <w:r w:rsidR="00701EC6">
          <w:rPr>
            <w:rFonts w:ascii="Times New Roman" w:eastAsia="Calibri" w:hAnsi="Times New Roman" w:cs="Times New Roman"/>
            <w:szCs w:val="24"/>
            <w:lang w:bidi="ar-SA"/>
          </w:rPr>
          <w:t xml:space="preserve"> (MPXV)</w:t>
        </w:r>
      </w:ins>
      <w:ins w:id="57" w:author="Saifuddin Sarker" w:date="2024-06-08T11:27:00Z" w16du:dateUtc="2024-06-08T05:27:00Z">
        <w:r w:rsidR="00701EC6">
          <w:rPr>
            <w:rFonts w:ascii="Times New Roman" w:eastAsia="Calibri" w:hAnsi="Times New Roman" w:cs="Times New Roman"/>
            <w:szCs w:val="24"/>
            <w:lang w:bidi="ar-SA"/>
          </w:rPr>
          <w:t xml:space="preserve"> </w:t>
        </w:r>
      </w:ins>
      <w:ins w:id="58" w:author="Saifuddin Sarker" w:date="2024-06-08T11:25:00Z" w16du:dateUtc="2024-06-08T05:25:00Z">
        <w:r w:rsidR="00D5547A">
          <w:rPr>
            <w:rFonts w:ascii="Times New Roman" w:eastAsia="Calibri" w:hAnsi="Times New Roman" w:cs="Times New Roman"/>
            <w:szCs w:val="24"/>
            <w:lang w:bidi="ar-SA"/>
          </w:rPr>
          <w:t xml:space="preserve">across over 100 countries in 2022, </w:t>
        </w:r>
      </w:ins>
      <w:ins w:id="59" w:author="Saifuddin Sarker" w:date="2024-06-08T11:26:00Z" w16du:dateUtc="2024-06-08T05:26:00Z">
        <w:r w:rsidR="00D5547A" w:rsidRPr="00D5547A">
          <w:rPr>
            <w:rFonts w:ascii="Times New Roman" w:eastAsia="Calibri" w:hAnsi="Times New Roman" w:cs="Times New Roman"/>
            <w:szCs w:val="24"/>
            <w:lang w:bidi="ar-SA"/>
          </w:rPr>
          <w:t xml:space="preserve">the World Health Organization (WHO) declared </w:t>
        </w:r>
      </w:ins>
      <w:ins w:id="60" w:author="Saifuddin Sarker" w:date="2024-06-08T11:28:00Z" w16du:dateUtc="2024-06-08T05:28:00Z">
        <w:r w:rsidR="00701EC6">
          <w:rPr>
            <w:rFonts w:ascii="Times New Roman" w:eastAsia="Calibri" w:hAnsi="Times New Roman" w:cs="Times New Roman"/>
            <w:szCs w:val="24"/>
            <w:lang w:bidi="ar-SA"/>
          </w:rPr>
          <w:t>it</w:t>
        </w:r>
      </w:ins>
      <w:ins w:id="61" w:author="Saifuddin Sarker" w:date="2024-06-08T11:26:00Z" w16du:dateUtc="2024-06-08T05:26:00Z">
        <w:r w:rsidR="00D5547A" w:rsidRPr="00D5547A">
          <w:rPr>
            <w:rFonts w:ascii="Times New Roman" w:eastAsia="Calibri" w:hAnsi="Times New Roman" w:cs="Times New Roman"/>
            <w:szCs w:val="24"/>
            <w:lang w:bidi="ar-SA"/>
          </w:rPr>
          <w:t xml:space="preserve"> a Public Health Emergency of International Concern (PHEIC)</w:t>
        </w:r>
      </w:ins>
      <w:del w:id="62" w:author="Saifuddin Sarker" w:date="2024-06-08T11:26:00Z" w16du:dateUtc="2024-06-08T05:26:00Z">
        <w:r w:rsidRPr="002523F1" w:rsidDel="00D5547A">
          <w:rPr>
            <w:rFonts w:ascii="Times New Roman" w:eastAsia="Calibri" w:hAnsi="Times New Roman" w:cs="Times New Roman"/>
            <w:szCs w:val="24"/>
            <w:lang w:bidi="ar-SA"/>
          </w:rPr>
          <w:delText>another outbreak of the monkeypox virus (MPXV) virus has been spotlighted in 2022, and consequently</w:delText>
        </w:r>
      </w:del>
      <w:del w:id="63" w:author="Saifuddin Sarker" w:date="2024-06-08T11:02:00Z" w16du:dateUtc="2024-06-08T05:02:00Z">
        <w:r w:rsidRPr="002523F1" w:rsidDel="00DA6254">
          <w:rPr>
            <w:rFonts w:ascii="Times New Roman" w:eastAsia="Calibri" w:hAnsi="Times New Roman" w:cs="Times New Roman"/>
            <w:szCs w:val="24"/>
            <w:lang w:bidi="ar-SA"/>
          </w:rPr>
          <w:delText>,</w:delText>
        </w:r>
      </w:del>
      <w:del w:id="64" w:author="Saifuddin Sarker" w:date="2024-06-08T11:26:00Z" w16du:dateUtc="2024-06-08T05:26:00Z">
        <w:r w:rsidRPr="002523F1" w:rsidDel="00D5547A">
          <w:rPr>
            <w:rFonts w:ascii="Times New Roman" w:eastAsia="Calibri" w:hAnsi="Times New Roman" w:cs="Times New Roman"/>
            <w:szCs w:val="24"/>
            <w:lang w:bidi="ar-SA"/>
          </w:rPr>
          <w:delText xml:space="preserve"> the World Health Organization (WHO) declared Mpox a Public Health Emergency of International Concern (PHEIC) following its alarming resurgence over 100 countries</w:delText>
        </w:r>
      </w:del>
      <w:del w:id="65" w:author="Saifuddin Sarker" w:date="2024-06-08T11:17:00Z" w16du:dateUtc="2024-06-08T05:17:00Z">
        <w:r w:rsidRPr="002523F1" w:rsidDel="00D5547A">
          <w:rPr>
            <w:rFonts w:ascii="Times New Roman" w:eastAsia="Calibri" w:hAnsi="Times New Roman" w:cs="Times New Roman"/>
            <w:szCs w:val="24"/>
            <w:lang w:bidi="ar-SA"/>
          </w:rPr>
          <w:delText xml:space="preserve"> ac</w:delText>
        </w:r>
      </w:del>
      <w:del w:id="66" w:author="Saifuddin Sarker" w:date="2024-06-08T11:15:00Z" w16du:dateUtc="2024-06-08T05:15:00Z">
        <w:r w:rsidRPr="002523F1" w:rsidDel="006D3403">
          <w:rPr>
            <w:rFonts w:ascii="Times New Roman" w:eastAsia="Calibri" w:hAnsi="Times New Roman" w:cs="Times New Roman"/>
            <w:szCs w:val="24"/>
            <w:lang w:bidi="ar-SA"/>
          </w:rPr>
          <w:delText>ross the globe</w:delText>
        </w:r>
      </w:del>
      <w:r w:rsidRPr="002523F1">
        <w:rPr>
          <w:rFonts w:ascii="Times New Roman" w:eastAsia="Calibri" w:hAnsi="Times New Roman" w:cs="Times New Roman"/>
          <w:szCs w:val="24"/>
          <w:lang w:bidi="ar-SA"/>
        </w:rPr>
        <w:t xml:space="preserve">. Particularly, the 2022 MPXV has presented deadly challenges, characterized by distinct genomic mutations and epidemiological behaviors, meaning that its </w:t>
      </w:r>
      <w:ins w:id="67" w:author="Saifuddin Sarker" w:date="2024-06-08T11:39:00Z" w16du:dateUtc="2024-06-08T05:39:00Z">
        <w:r w:rsidR="00866A6A">
          <w:rPr>
            <w:rFonts w:ascii="Times New Roman" w:eastAsia="Calibri" w:hAnsi="Times New Roman" w:cs="Times New Roman"/>
            <w:szCs w:val="24"/>
            <w:lang w:bidi="ar-SA"/>
          </w:rPr>
          <w:t>impacts on</w:t>
        </w:r>
      </w:ins>
      <w:del w:id="68" w:author="Saifuddin Sarker" w:date="2024-06-08T11:39:00Z" w16du:dateUtc="2024-06-08T05:39:00Z">
        <w:r w:rsidRPr="002523F1" w:rsidDel="00866A6A">
          <w:rPr>
            <w:rFonts w:ascii="Times New Roman" w:eastAsia="Calibri" w:hAnsi="Times New Roman" w:cs="Times New Roman"/>
            <w:szCs w:val="24"/>
            <w:lang w:bidi="ar-SA"/>
          </w:rPr>
          <w:delText>consequence in</w:delText>
        </w:r>
      </w:del>
      <w:r w:rsidRPr="002523F1">
        <w:rPr>
          <w:rFonts w:ascii="Times New Roman" w:eastAsia="Calibri" w:hAnsi="Times New Roman" w:cs="Times New Roman"/>
          <w:szCs w:val="24"/>
          <w:lang w:bidi="ar-SA"/>
        </w:rPr>
        <w:t xml:space="preserve"> </w:t>
      </w:r>
      <w:r w:rsidR="001E77A3">
        <w:rPr>
          <w:rFonts w:ascii="Times New Roman" w:eastAsia="Calibri" w:hAnsi="Times New Roman" w:cs="Times New Roman"/>
          <w:szCs w:val="24"/>
          <w:lang w:bidi="ar-SA"/>
        </w:rPr>
        <w:t xml:space="preserve">the </w:t>
      </w:r>
      <w:r w:rsidRPr="002523F1">
        <w:rPr>
          <w:rFonts w:ascii="Times New Roman" w:eastAsia="Calibri" w:hAnsi="Times New Roman" w:cs="Times New Roman"/>
          <w:szCs w:val="24"/>
          <w:lang w:bidi="ar-SA"/>
        </w:rPr>
        <w:t>host</w:t>
      </w:r>
      <w:del w:id="69" w:author="Saifuddin Sarker" w:date="2024-06-08T11:30:00Z" w16du:dateUtc="2024-06-08T05:30:00Z">
        <w:r w:rsidRPr="002523F1" w:rsidDel="006D1128">
          <w:rPr>
            <w:rFonts w:ascii="Times New Roman" w:eastAsia="Calibri" w:hAnsi="Times New Roman" w:cs="Times New Roman"/>
            <w:szCs w:val="24"/>
            <w:lang w:bidi="ar-SA"/>
          </w:rPr>
          <w:delText>’s biological functions</w:delText>
        </w:r>
      </w:del>
      <w:r w:rsidRPr="002523F1">
        <w:rPr>
          <w:rFonts w:ascii="Times New Roman" w:eastAsia="Calibri" w:hAnsi="Times New Roman" w:cs="Times New Roman"/>
          <w:szCs w:val="24"/>
          <w:lang w:bidi="ar-SA"/>
        </w:rPr>
        <w:t xml:space="preserve"> may also differ. </w:t>
      </w:r>
      <w:ins w:id="70" w:author="Saifuddin Sarker" w:date="2024-06-08T11:41:00Z" w16du:dateUtc="2024-06-08T05:41:00Z">
        <w:r w:rsidR="00866A6A">
          <w:rPr>
            <w:rFonts w:ascii="Times New Roman" w:eastAsia="Calibri" w:hAnsi="Times New Roman" w:cs="Times New Roman"/>
            <w:szCs w:val="24"/>
            <w:lang w:bidi="ar-SA"/>
          </w:rPr>
          <w:t>T</w:t>
        </w:r>
        <w:r w:rsidR="00866A6A" w:rsidRPr="002523F1">
          <w:rPr>
            <w:rFonts w:ascii="Times New Roman" w:eastAsia="Calibri" w:hAnsi="Times New Roman" w:cs="Times New Roman"/>
            <w:szCs w:val="24"/>
            <w:lang w:bidi="ar-SA"/>
          </w:rPr>
          <w:t xml:space="preserve">his study employed a comparative </w:t>
        </w:r>
        <w:r w:rsidR="00866A6A">
          <w:rPr>
            <w:rFonts w:ascii="Times New Roman" w:eastAsia="Calibri" w:hAnsi="Times New Roman" w:cs="Times New Roman"/>
            <w:szCs w:val="24"/>
            <w:lang w:bidi="ar-SA"/>
          </w:rPr>
          <w:t>transcriptomic</w:t>
        </w:r>
        <w:r w:rsidR="00866A6A" w:rsidRPr="002523F1">
          <w:rPr>
            <w:rFonts w:ascii="Times New Roman" w:eastAsia="Calibri" w:hAnsi="Times New Roman" w:cs="Times New Roman"/>
            <w:szCs w:val="24"/>
            <w:lang w:bidi="ar-SA"/>
          </w:rPr>
          <w:t xml:space="preserve"> </w:t>
        </w:r>
        <w:r w:rsidR="00866A6A">
          <w:rPr>
            <w:rFonts w:ascii="Times New Roman" w:eastAsia="Calibri" w:hAnsi="Times New Roman" w:cs="Times New Roman"/>
            <w:szCs w:val="24"/>
            <w:lang w:bidi="ar-SA"/>
          </w:rPr>
          <w:t>analysis</w:t>
        </w:r>
        <w:r w:rsidR="00866A6A" w:rsidRPr="002523F1">
          <w:rPr>
            <w:rFonts w:ascii="Times New Roman" w:eastAsia="Calibri" w:hAnsi="Times New Roman" w:cs="Times New Roman"/>
            <w:szCs w:val="24"/>
            <w:lang w:bidi="ar-SA"/>
          </w:rPr>
          <w:t xml:space="preserve"> with </w:t>
        </w:r>
      </w:ins>
      <w:ins w:id="71" w:author="Saifuddin Sarker" w:date="2024-06-09T13:43:00Z" w16du:dateUtc="2024-06-09T07:43:00Z">
        <w:r w:rsidR="0062676F">
          <w:rPr>
            <w:rFonts w:ascii="Times New Roman" w:eastAsia="Calibri" w:hAnsi="Times New Roman" w:cs="Times New Roman"/>
            <w:szCs w:val="24"/>
            <w:lang w:bidi="ar-SA"/>
          </w:rPr>
          <w:t>two</w:t>
        </w:r>
      </w:ins>
      <w:ins w:id="72" w:author="Saifuddin Sarker" w:date="2024-06-08T11:41:00Z" w16du:dateUtc="2024-06-08T05:41:00Z">
        <w:r w:rsidR="00866A6A" w:rsidRPr="002523F1">
          <w:rPr>
            <w:rFonts w:ascii="Times New Roman" w:eastAsia="Calibri" w:hAnsi="Times New Roman" w:cs="Times New Roman"/>
            <w:szCs w:val="24"/>
            <w:lang w:bidi="ar-SA"/>
          </w:rPr>
          <w:t xml:space="preserve"> </w:t>
        </w:r>
      </w:ins>
      <w:ins w:id="73" w:author="Saifuddin Sarker" w:date="2024-06-09T13:43:00Z" w16du:dateUtc="2024-06-09T07:43:00Z">
        <w:r w:rsidR="0062676F">
          <w:rPr>
            <w:rFonts w:ascii="Times New Roman" w:eastAsia="Calibri" w:hAnsi="Times New Roman" w:cs="Times New Roman"/>
            <w:szCs w:val="24"/>
            <w:lang w:bidi="ar-SA"/>
          </w:rPr>
          <w:t>microarrays</w:t>
        </w:r>
      </w:ins>
      <w:ins w:id="74" w:author="Saifuddin Sarker" w:date="2024-06-08T11:41:00Z" w16du:dateUtc="2024-06-08T05:41:00Z">
        <w:r w:rsidR="00866A6A">
          <w:rPr>
            <w:rFonts w:ascii="Times New Roman" w:eastAsia="Calibri" w:hAnsi="Times New Roman" w:cs="Times New Roman"/>
            <w:szCs w:val="24"/>
            <w:lang w:bidi="ar-SA"/>
          </w:rPr>
          <w:t xml:space="preserve"> and </w:t>
        </w:r>
      </w:ins>
      <w:ins w:id="75" w:author="Saifuddin Sarker" w:date="2024-06-09T13:43:00Z" w16du:dateUtc="2024-06-09T07:43:00Z">
        <w:r w:rsidR="0062676F">
          <w:rPr>
            <w:rFonts w:ascii="Times New Roman" w:eastAsia="Calibri" w:hAnsi="Times New Roman" w:cs="Times New Roman"/>
            <w:szCs w:val="24"/>
            <w:lang w:bidi="ar-SA"/>
          </w:rPr>
          <w:t xml:space="preserve">one </w:t>
        </w:r>
      </w:ins>
      <w:ins w:id="76" w:author="Saifuddin Sarker" w:date="2024-06-08T11:41:00Z" w16du:dateUtc="2024-06-08T05:41:00Z">
        <w:r w:rsidR="00866A6A">
          <w:rPr>
            <w:rFonts w:ascii="Times New Roman" w:eastAsia="Calibri" w:hAnsi="Times New Roman" w:cs="Times New Roman"/>
            <w:szCs w:val="24"/>
            <w:lang w:bidi="ar-SA"/>
          </w:rPr>
          <w:t xml:space="preserve">RNA-Seq </w:t>
        </w:r>
      </w:ins>
      <w:ins w:id="77" w:author="Saifuddin Sarker" w:date="2024-06-09T13:43:00Z" w16du:dateUtc="2024-06-09T07:43:00Z">
        <w:r w:rsidR="0062676F">
          <w:rPr>
            <w:rFonts w:ascii="Times New Roman" w:eastAsia="Calibri" w:hAnsi="Times New Roman" w:cs="Times New Roman"/>
            <w:szCs w:val="24"/>
            <w:lang w:bidi="ar-SA"/>
          </w:rPr>
          <w:t>dataset</w:t>
        </w:r>
      </w:ins>
      <w:ins w:id="78" w:author="Saifuddin Sarker" w:date="2024-06-08T11:41:00Z" w16du:dateUtc="2024-06-08T05:41:00Z">
        <w:r w:rsidR="00866A6A">
          <w:rPr>
            <w:rFonts w:ascii="Times New Roman" w:eastAsia="Calibri" w:hAnsi="Times New Roman" w:cs="Times New Roman"/>
            <w:szCs w:val="24"/>
            <w:lang w:bidi="ar-SA"/>
          </w:rPr>
          <w:t xml:space="preserve"> (obtained from the GEO database)</w:t>
        </w:r>
      </w:ins>
      <w:ins w:id="79" w:author="Saifuddin Sarker" w:date="2024-06-08T12:07:00Z" w16du:dateUtc="2024-06-08T06:07:00Z">
        <w:r w:rsidR="000C2778">
          <w:rPr>
            <w:rFonts w:ascii="Times New Roman" w:eastAsia="Calibri" w:hAnsi="Times New Roman" w:cs="Times New Roman"/>
            <w:szCs w:val="24"/>
            <w:lang w:bidi="ar-SA"/>
          </w:rPr>
          <w:t xml:space="preserve"> and utilized advanced </w:t>
        </w:r>
      </w:ins>
      <w:ins w:id="80" w:author="Saifuddin Sarker" w:date="2024-06-08T12:08:00Z" w16du:dateUtc="2024-06-08T06:08:00Z">
        <w:r w:rsidR="000C2778">
          <w:rPr>
            <w:rFonts w:ascii="Times New Roman" w:eastAsia="Calibri" w:hAnsi="Times New Roman" w:cs="Times New Roman"/>
            <w:szCs w:val="24"/>
            <w:lang w:bidi="ar-SA"/>
          </w:rPr>
          <w:t xml:space="preserve">bioinformatics </w:t>
        </w:r>
      </w:ins>
      <w:ins w:id="81" w:author="Saifuddin Sarker" w:date="2024-06-08T12:26:00Z" w16du:dateUtc="2024-06-08T06:26:00Z">
        <w:r w:rsidR="00D02297">
          <w:rPr>
            <w:rFonts w:ascii="Times New Roman" w:eastAsia="Calibri" w:hAnsi="Times New Roman" w:cs="Times New Roman"/>
            <w:szCs w:val="24"/>
            <w:lang w:bidi="ar-SA"/>
          </w:rPr>
          <w:t>approaches</w:t>
        </w:r>
      </w:ins>
      <w:ins w:id="82" w:author="Saifuddin Sarker" w:date="2024-06-08T11:41:00Z" w16du:dateUtc="2024-06-08T05:41:00Z">
        <w:r w:rsidR="00866A6A">
          <w:rPr>
            <w:rFonts w:ascii="Times New Roman" w:eastAsia="Calibri" w:hAnsi="Times New Roman" w:cs="Times New Roman"/>
            <w:szCs w:val="24"/>
            <w:lang w:bidi="ar-SA"/>
          </w:rPr>
          <w:t xml:space="preserve"> </w:t>
        </w:r>
      </w:ins>
      <w:del w:id="83" w:author="Saifuddin Sarker" w:date="2024-06-08T11:41:00Z" w16du:dateUtc="2024-06-08T05:41:00Z">
        <w:r w:rsidRPr="002523F1" w:rsidDel="00866A6A">
          <w:rPr>
            <w:rFonts w:ascii="Times New Roman" w:eastAsia="Calibri" w:hAnsi="Times New Roman" w:cs="Times New Roman"/>
            <w:szCs w:val="24"/>
            <w:lang w:bidi="ar-SA"/>
          </w:rPr>
          <w:delText>T</w:delText>
        </w:r>
      </w:del>
      <w:ins w:id="84" w:author="Saifuddin Sarker" w:date="2024-06-08T11:41:00Z" w16du:dateUtc="2024-06-08T05:41:00Z">
        <w:r w:rsidR="00866A6A">
          <w:rPr>
            <w:rFonts w:ascii="Times New Roman" w:eastAsia="Calibri" w:hAnsi="Times New Roman" w:cs="Times New Roman"/>
            <w:szCs w:val="24"/>
            <w:lang w:bidi="ar-SA"/>
          </w:rPr>
          <w:t>t</w:t>
        </w:r>
      </w:ins>
      <w:r w:rsidRPr="002523F1">
        <w:rPr>
          <w:rFonts w:ascii="Times New Roman" w:eastAsia="Calibri" w:hAnsi="Times New Roman" w:cs="Times New Roman"/>
          <w:szCs w:val="24"/>
          <w:lang w:bidi="ar-SA"/>
        </w:rPr>
        <w:t>o identify the differentially expressed genes (DEGs) and their anomalies in biological functions</w:t>
      </w:r>
      <w:ins w:id="85" w:author="Saifuddin Sarker" w:date="2024-06-08T11:40:00Z" w16du:dateUtc="2024-06-08T05:40:00Z">
        <w:r w:rsidR="00866A6A">
          <w:rPr>
            <w:rFonts w:ascii="Times New Roman" w:eastAsia="Calibri" w:hAnsi="Times New Roman" w:cs="Times New Roman"/>
            <w:szCs w:val="24"/>
            <w:lang w:bidi="ar-SA"/>
          </w:rPr>
          <w:t xml:space="preserve"> of</w:t>
        </w:r>
        <w:r w:rsidR="00866A6A" w:rsidRPr="002523F1">
          <w:rPr>
            <w:rFonts w:ascii="Times New Roman" w:eastAsia="Calibri" w:hAnsi="Times New Roman" w:cs="Times New Roman"/>
            <w:szCs w:val="24"/>
            <w:lang w:bidi="ar-SA"/>
          </w:rPr>
          <w:t xml:space="preserve"> different cell lines of </w:t>
        </w:r>
        <w:r w:rsidR="00866A6A">
          <w:rPr>
            <w:rFonts w:ascii="Times New Roman" w:eastAsia="Calibri" w:hAnsi="Times New Roman" w:cs="Times New Roman"/>
            <w:szCs w:val="24"/>
            <w:lang w:bidi="ar-SA"/>
          </w:rPr>
          <w:t>humans</w:t>
        </w:r>
        <w:r w:rsidR="00866A6A" w:rsidRPr="002523F1">
          <w:rPr>
            <w:rFonts w:ascii="Times New Roman" w:eastAsia="Calibri" w:hAnsi="Times New Roman" w:cs="Times New Roman"/>
            <w:szCs w:val="24"/>
            <w:lang w:bidi="ar-SA"/>
          </w:rPr>
          <w:t xml:space="preserve"> infected with </w:t>
        </w:r>
        <w:r w:rsidR="00866A6A">
          <w:rPr>
            <w:rFonts w:ascii="Times New Roman" w:eastAsia="Calibri" w:hAnsi="Times New Roman" w:cs="Times New Roman"/>
            <w:szCs w:val="24"/>
            <w:lang w:bidi="ar-SA"/>
          </w:rPr>
          <w:t>different</w:t>
        </w:r>
        <w:r w:rsidR="00866A6A" w:rsidRPr="002523F1">
          <w:rPr>
            <w:rFonts w:ascii="Times New Roman" w:eastAsia="Calibri" w:hAnsi="Times New Roman" w:cs="Times New Roman"/>
            <w:szCs w:val="24"/>
            <w:lang w:bidi="ar-SA"/>
          </w:rPr>
          <w:t xml:space="preserve"> MPXV clades</w:t>
        </w:r>
      </w:ins>
      <w:ins w:id="86" w:author="Saifuddin Sarker" w:date="2024-06-08T11:42:00Z" w16du:dateUtc="2024-06-08T05:42:00Z">
        <w:r w:rsidR="00866A6A">
          <w:rPr>
            <w:rFonts w:ascii="Times New Roman" w:eastAsia="Calibri" w:hAnsi="Times New Roman" w:cs="Times New Roman"/>
            <w:szCs w:val="24"/>
            <w:lang w:bidi="ar-SA"/>
          </w:rPr>
          <w:t>.</w:t>
        </w:r>
      </w:ins>
      <w:del w:id="87" w:author="Saifuddin Sarker" w:date="2024-06-08T11:42:00Z" w16du:dateUtc="2024-06-08T05:42:00Z">
        <w:r w:rsidRPr="002523F1" w:rsidDel="00866A6A">
          <w:rPr>
            <w:rFonts w:ascii="Times New Roman" w:eastAsia="Calibri" w:hAnsi="Times New Roman" w:cs="Times New Roman"/>
            <w:szCs w:val="24"/>
            <w:lang w:bidi="ar-SA"/>
          </w:rPr>
          <w:delText>,</w:delText>
        </w:r>
      </w:del>
      <w:r w:rsidRPr="002523F1">
        <w:rPr>
          <w:rFonts w:ascii="Times New Roman" w:eastAsia="Calibri" w:hAnsi="Times New Roman" w:cs="Times New Roman"/>
          <w:szCs w:val="24"/>
          <w:lang w:bidi="ar-SA"/>
        </w:rPr>
        <w:t xml:space="preserve"> </w:t>
      </w:r>
      <w:del w:id="88" w:author="Saifuddin Sarker" w:date="2024-06-08T11:41:00Z" w16du:dateUtc="2024-06-08T05:41:00Z">
        <w:r w:rsidRPr="002523F1" w:rsidDel="00866A6A">
          <w:rPr>
            <w:rFonts w:ascii="Times New Roman" w:eastAsia="Calibri" w:hAnsi="Times New Roman" w:cs="Times New Roman"/>
            <w:szCs w:val="24"/>
            <w:lang w:bidi="ar-SA"/>
          </w:rPr>
          <w:delText xml:space="preserve">this study employed a comparative </w:delText>
        </w:r>
      </w:del>
      <w:del w:id="89" w:author="Saifuddin Sarker" w:date="2024-06-08T11:31:00Z" w16du:dateUtc="2024-06-08T05:31:00Z">
        <w:r w:rsidRPr="002523F1" w:rsidDel="006D1128">
          <w:rPr>
            <w:rFonts w:ascii="Times New Roman" w:eastAsia="Calibri" w:hAnsi="Times New Roman" w:cs="Times New Roman"/>
            <w:szCs w:val="24"/>
            <w:lang w:bidi="ar-SA"/>
          </w:rPr>
          <w:delText>bioinformatics</w:delText>
        </w:r>
      </w:del>
      <w:del w:id="90" w:author="Saifuddin Sarker" w:date="2024-06-08T11:41:00Z" w16du:dateUtc="2024-06-08T05:41:00Z">
        <w:r w:rsidRPr="002523F1" w:rsidDel="00866A6A">
          <w:rPr>
            <w:rFonts w:ascii="Times New Roman" w:eastAsia="Calibri" w:hAnsi="Times New Roman" w:cs="Times New Roman"/>
            <w:szCs w:val="24"/>
            <w:lang w:bidi="ar-SA"/>
          </w:rPr>
          <w:delText xml:space="preserve"> </w:delText>
        </w:r>
        <w:r w:rsidR="00155EAA" w:rsidDel="00866A6A">
          <w:rPr>
            <w:rFonts w:ascii="Times New Roman" w:eastAsia="Calibri" w:hAnsi="Times New Roman" w:cs="Times New Roman"/>
            <w:szCs w:val="24"/>
            <w:lang w:bidi="ar-SA"/>
          </w:rPr>
          <w:delText>analysis</w:delText>
        </w:r>
        <w:r w:rsidRPr="002523F1" w:rsidDel="00866A6A">
          <w:rPr>
            <w:rFonts w:ascii="Times New Roman" w:eastAsia="Calibri" w:hAnsi="Times New Roman" w:cs="Times New Roman"/>
            <w:szCs w:val="24"/>
            <w:lang w:bidi="ar-SA"/>
          </w:rPr>
          <w:delText xml:space="preserve"> with the </w:delText>
        </w:r>
        <w:r w:rsidR="009D107E" w:rsidDel="00866A6A">
          <w:rPr>
            <w:rFonts w:ascii="Times New Roman" w:eastAsia="Calibri" w:hAnsi="Times New Roman" w:cs="Times New Roman"/>
            <w:szCs w:val="24"/>
            <w:lang w:bidi="ar-SA"/>
          </w:rPr>
          <w:delText>microarray and RNA-Seq datasets</w:delText>
        </w:r>
        <w:r w:rsidR="00E20E7C" w:rsidDel="00866A6A">
          <w:rPr>
            <w:rFonts w:ascii="Times New Roman" w:eastAsia="Calibri" w:hAnsi="Times New Roman" w:cs="Times New Roman"/>
            <w:szCs w:val="24"/>
            <w:lang w:bidi="ar-SA"/>
          </w:rPr>
          <w:delText xml:space="preserve"> (obtained from </w:delText>
        </w:r>
        <w:r w:rsidR="00AC6855" w:rsidDel="00866A6A">
          <w:rPr>
            <w:rFonts w:ascii="Times New Roman" w:eastAsia="Calibri" w:hAnsi="Times New Roman" w:cs="Times New Roman"/>
            <w:szCs w:val="24"/>
            <w:lang w:bidi="ar-SA"/>
          </w:rPr>
          <w:delText xml:space="preserve">the </w:delText>
        </w:r>
        <w:r w:rsidR="00E20E7C" w:rsidDel="00866A6A">
          <w:rPr>
            <w:rFonts w:ascii="Times New Roman" w:eastAsia="Calibri" w:hAnsi="Times New Roman" w:cs="Times New Roman"/>
            <w:szCs w:val="24"/>
            <w:lang w:bidi="ar-SA"/>
          </w:rPr>
          <w:delText>GEO database)</w:delText>
        </w:r>
      </w:del>
      <w:del w:id="91" w:author="Saifuddin Sarker" w:date="2024-06-08T11:40:00Z" w16du:dateUtc="2024-06-08T05:40:00Z">
        <w:r w:rsidRPr="002523F1" w:rsidDel="00866A6A">
          <w:rPr>
            <w:rFonts w:ascii="Times New Roman" w:eastAsia="Calibri" w:hAnsi="Times New Roman" w:cs="Times New Roman"/>
            <w:szCs w:val="24"/>
            <w:lang w:bidi="ar-SA"/>
          </w:rPr>
          <w:delText xml:space="preserve"> of different cell lines of </w:delText>
        </w:r>
        <w:r w:rsidR="001E77A3" w:rsidDel="00866A6A">
          <w:rPr>
            <w:rFonts w:ascii="Times New Roman" w:eastAsia="Calibri" w:hAnsi="Times New Roman" w:cs="Times New Roman"/>
            <w:szCs w:val="24"/>
            <w:lang w:bidi="ar-SA"/>
          </w:rPr>
          <w:delText>humans</w:delText>
        </w:r>
        <w:r w:rsidR="001E77A3" w:rsidRPr="002523F1" w:rsidDel="00866A6A">
          <w:rPr>
            <w:rFonts w:ascii="Times New Roman" w:eastAsia="Calibri" w:hAnsi="Times New Roman" w:cs="Times New Roman"/>
            <w:szCs w:val="24"/>
            <w:lang w:bidi="ar-SA"/>
          </w:rPr>
          <w:delText xml:space="preserve"> </w:delText>
        </w:r>
        <w:r w:rsidRPr="002523F1" w:rsidDel="00866A6A">
          <w:rPr>
            <w:rFonts w:ascii="Times New Roman" w:eastAsia="Calibri" w:hAnsi="Times New Roman" w:cs="Times New Roman"/>
            <w:szCs w:val="24"/>
            <w:lang w:bidi="ar-SA"/>
          </w:rPr>
          <w:delText xml:space="preserve">infected with </w:delText>
        </w:r>
        <w:r w:rsidR="004E54C4" w:rsidDel="00866A6A">
          <w:rPr>
            <w:rFonts w:ascii="Times New Roman" w:eastAsia="Calibri" w:hAnsi="Times New Roman" w:cs="Times New Roman"/>
            <w:szCs w:val="24"/>
            <w:lang w:bidi="ar-SA"/>
          </w:rPr>
          <w:delText>different</w:delText>
        </w:r>
        <w:r w:rsidRPr="002523F1" w:rsidDel="00866A6A">
          <w:rPr>
            <w:rFonts w:ascii="Times New Roman" w:eastAsia="Calibri" w:hAnsi="Times New Roman" w:cs="Times New Roman"/>
            <w:szCs w:val="24"/>
            <w:lang w:bidi="ar-SA"/>
          </w:rPr>
          <w:delText xml:space="preserve"> MPXV clades</w:delText>
        </w:r>
      </w:del>
      <w:del w:id="92" w:author="Saifuddin Sarker" w:date="2024-06-08T11:41:00Z" w16du:dateUtc="2024-06-08T05:41:00Z">
        <w:r w:rsidRPr="002523F1" w:rsidDel="00866A6A">
          <w:rPr>
            <w:rFonts w:ascii="Times New Roman" w:eastAsia="Calibri" w:hAnsi="Times New Roman" w:cs="Times New Roman"/>
            <w:szCs w:val="24"/>
            <w:lang w:bidi="ar-SA"/>
          </w:rPr>
          <w:delText>.</w:delText>
        </w:r>
        <w:r w:rsidR="00661D4A" w:rsidDel="00866A6A">
          <w:rPr>
            <w:rFonts w:ascii="Times New Roman" w:eastAsia="Calibri" w:hAnsi="Times New Roman" w:cs="Times New Roman"/>
            <w:szCs w:val="24"/>
            <w:lang w:bidi="ar-SA"/>
          </w:rPr>
          <w:delText xml:space="preserve"> </w:delText>
        </w:r>
      </w:del>
      <w:r w:rsidR="00661D4A">
        <w:rPr>
          <w:rFonts w:ascii="Times New Roman" w:eastAsia="Calibri" w:hAnsi="Times New Roman" w:cs="Times New Roman"/>
          <w:szCs w:val="24"/>
          <w:lang w:bidi="ar-SA"/>
        </w:rPr>
        <w:t>Notably,</w:t>
      </w:r>
      <w:r w:rsidR="004573EA">
        <w:rPr>
          <w:rFonts w:ascii="Times New Roman" w:eastAsia="Calibri" w:hAnsi="Times New Roman" w:cs="Times New Roman"/>
          <w:szCs w:val="24"/>
          <w:lang w:bidi="ar-SA"/>
        </w:rPr>
        <w:t xml:space="preserve"> we </w:t>
      </w:r>
      <w:r w:rsidR="00631402">
        <w:rPr>
          <w:rFonts w:ascii="Times New Roman" w:eastAsia="Calibri" w:hAnsi="Times New Roman" w:cs="Times New Roman"/>
          <w:szCs w:val="24"/>
          <w:lang w:bidi="ar-SA"/>
        </w:rPr>
        <w:t>identified</w:t>
      </w:r>
      <w:r w:rsidR="004573EA">
        <w:rPr>
          <w:rFonts w:ascii="Times New Roman" w:eastAsia="Calibri" w:hAnsi="Times New Roman" w:cs="Times New Roman"/>
          <w:szCs w:val="24"/>
          <w:lang w:bidi="ar-SA"/>
        </w:rPr>
        <w:t xml:space="preserve"> 11</w:t>
      </w:r>
      <w:ins w:id="93" w:author="Saifuddin Sarker" w:date="2024-06-08T11:43:00Z" w16du:dateUtc="2024-06-08T05:43:00Z">
        <w:r w:rsidR="00866A6A">
          <w:rPr>
            <w:rFonts w:ascii="Times New Roman" w:eastAsia="Calibri" w:hAnsi="Times New Roman" w:cs="Times New Roman"/>
            <w:szCs w:val="24"/>
            <w:lang w:bidi="ar-SA"/>
          </w:rPr>
          <w:t xml:space="preserve"> key</w:t>
        </w:r>
      </w:ins>
      <w:r w:rsidR="004573EA">
        <w:rPr>
          <w:rFonts w:ascii="Times New Roman" w:eastAsia="Calibri" w:hAnsi="Times New Roman" w:cs="Times New Roman"/>
          <w:szCs w:val="24"/>
          <w:lang w:bidi="ar-SA"/>
        </w:rPr>
        <w:t xml:space="preserve"> </w:t>
      </w:r>
      <w:ins w:id="94" w:author="Saifuddin Sarker" w:date="2024-06-08T11:43:00Z" w16du:dateUtc="2024-06-08T05:43:00Z">
        <w:r w:rsidR="00866A6A">
          <w:rPr>
            <w:rFonts w:ascii="Times New Roman" w:eastAsia="Calibri" w:hAnsi="Times New Roman" w:cs="Times New Roman"/>
            <w:szCs w:val="24"/>
            <w:lang w:bidi="ar-SA"/>
          </w:rPr>
          <w:t>DEGs</w:t>
        </w:r>
      </w:ins>
      <w:del w:id="95" w:author="Saifuddin Sarker" w:date="2024-06-08T11:43:00Z" w16du:dateUtc="2024-06-08T05:43:00Z">
        <w:r w:rsidR="00AA34ED" w:rsidDel="00866A6A">
          <w:rPr>
            <w:rFonts w:ascii="Times New Roman" w:eastAsia="Calibri" w:hAnsi="Times New Roman" w:cs="Times New Roman"/>
            <w:szCs w:val="24"/>
            <w:lang w:bidi="ar-SA"/>
          </w:rPr>
          <w:delText>genes</w:delText>
        </w:r>
      </w:del>
      <w:r w:rsidR="004573EA">
        <w:rPr>
          <w:rFonts w:ascii="Times New Roman" w:eastAsia="Calibri" w:hAnsi="Times New Roman" w:cs="Times New Roman"/>
          <w:szCs w:val="24"/>
          <w:lang w:bidi="ar-SA"/>
        </w:rPr>
        <w:t xml:space="preserve"> common among all infections</w:t>
      </w:r>
      <w:r w:rsidR="007F6843">
        <w:rPr>
          <w:rFonts w:ascii="Times New Roman" w:eastAsia="Calibri" w:hAnsi="Times New Roman" w:cs="Times New Roman"/>
          <w:szCs w:val="24"/>
          <w:lang w:bidi="ar-SA"/>
        </w:rPr>
        <w:t>, providing a platform for</w:t>
      </w:r>
      <w:r w:rsidR="001617BF">
        <w:rPr>
          <w:rFonts w:ascii="Times New Roman" w:eastAsia="Calibri" w:hAnsi="Times New Roman" w:cs="Times New Roman"/>
          <w:szCs w:val="24"/>
          <w:lang w:bidi="ar-SA"/>
        </w:rPr>
        <w:t xml:space="preserve"> developing</w:t>
      </w:r>
      <w:r w:rsidR="007F6843">
        <w:rPr>
          <w:rFonts w:ascii="Times New Roman" w:eastAsia="Calibri" w:hAnsi="Times New Roman" w:cs="Times New Roman"/>
          <w:szCs w:val="24"/>
          <w:lang w:bidi="ar-SA"/>
        </w:rPr>
        <w:t xml:space="preserve"> </w:t>
      </w:r>
      <w:r w:rsidR="008405B6">
        <w:rPr>
          <w:rFonts w:ascii="Times New Roman" w:eastAsia="Calibri" w:hAnsi="Times New Roman" w:cs="Times New Roman"/>
          <w:szCs w:val="24"/>
          <w:lang w:bidi="ar-SA"/>
        </w:rPr>
        <w:t xml:space="preserve">a </w:t>
      </w:r>
      <w:r w:rsidR="007F6843">
        <w:rPr>
          <w:rFonts w:ascii="Times New Roman" w:eastAsia="Calibri" w:hAnsi="Times New Roman" w:cs="Times New Roman"/>
          <w:szCs w:val="24"/>
          <w:lang w:bidi="ar-SA"/>
        </w:rPr>
        <w:t>diagnostic model.</w:t>
      </w:r>
      <w:r w:rsidRPr="002523F1">
        <w:rPr>
          <w:rFonts w:ascii="Times New Roman" w:eastAsia="Calibri" w:hAnsi="Times New Roman" w:cs="Times New Roman"/>
          <w:szCs w:val="24"/>
          <w:lang w:bidi="ar-SA"/>
        </w:rPr>
        <w:t xml:space="preserve"> </w:t>
      </w:r>
      <w:r w:rsidR="00D0763B">
        <w:rPr>
          <w:rFonts w:ascii="Times New Roman" w:eastAsia="Calibri" w:hAnsi="Times New Roman" w:cs="Times New Roman"/>
          <w:szCs w:val="24"/>
          <w:lang w:bidi="ar-SA"/>
        </w:rPr>
        <w:t xml:space="preserve">Exclusively, </w:t>
      </w:r>
      <w:r w:rsidRPr="002523F1">
        <w:rPr>
          <w:rFonts w:ascii="Times New Roman" w:eastAsia="Calibri" w:hAnsi="Times New Roman" w:cs="Times New Roman"/>
          <w:szCs w:val="24"/>
          <w:lang w:bidi="ar-SA"/>
        </w:rPr>
        <w:t xml:space="preserve">803 DEGs </w:t>
      </w:r>
      <w:r w:rsidR="001E77A3">
        <w:rPr>
          <w:rFonts w:ascii="Times New Roman" w:eastAsia="Calibri" w:hAnsi="Times New Roman" w:cs="Times New Roman"/>
          <w:szCs w:val="24"/>
          <w:lang w:bidi="ar-SA"/>
        </w:rPr>
        <w:t xml:space="preserve">were </w:t>
      </w:r>
      <w:r w:rsidRPr="002523F1">
        <w:rPr>
          <w:rFonts w:ascii="Times New Roman" w:eastAsia="Calibri" w:hAnsi="Times New Roman" w:cs="Times New Roman"/>
          <w:szCs w:val="24"/>
          <w:lang w:bidi="ar-SA"/>
        </w:rPr>
        <w:t>identified for the 2022 MPXV clade</w:t>
      </w:r>
      <w:r w:rsidR="00A23BB4">
        <w:rPr>
          <w:rFonts w:ascii="Times New Roman" w:eastAsia="Calibri" w:hAnsi="Times New Roman" w:cs="Times New Roman"/>
          <w:szCs w:val="24"/>
          <w:lang w:bidi="ar-SA"/>
        </w:rPr>
        <w:t xml:space="preserve"> infection</w:t>
      </w:r>
      <w:r w:rsidR="004319A5">
        <w:rPr>
          <w:rFonts w:ascii="Times New Roman" w:eastAsia="Calibri" w:hAnsi="Times New Roman" w:cs="Times New Roman"/>
          <w:szCs w:val="24"/>
          <w:lang w:bidi="ar-SA"/>
        </w:rPr>
        <w:t xml:space="preserve">. </w:t>
      </w:r>
      <w:ins w:id="96" w:author="Saifuddin Sarker" w:date="2024-06-08T11:56:00Z" w16du:dateUtc="2024-06-08T05:56:00Z">
        <w:r w:rsidR="008A6E46">
          <w:rPr>
            <w:rFonts w:ascii="Times New Roman" w:eastAsia="Calibri" w:hAnsi="Times New Roman" w:cs="Times New Roman"/>
            <w:szCs w:val="24"/>
            <w:lang w:bidi="ar-SA"/>
          </w:rPr>
          <w:t>Intriguingly,</w:t>
        </w:r>
      </w:ins>
      <w:ins w:id="97" w:author="Joy Prokash Debnath" w:date="2024-06-09T00:55:00Z" w16du:dateUtc="2024-06-08T18:55:00Z">
        <w:r w:rsidR="000B55B6">
          <w:rPr>
            <w:rFonts w:ascii="Times New Roman" w:eastAsia="Calibri" w:hAnsi="Times New Roman" w:cs="Times New Roman"/>
            <w:szCs w:val="24"/>
            <w:lang w:bidi="ar-SA"/>
          </w:rPr>
          <w:t xml:space="preserve"> deep network analys</w:t>
        </w:r>
      </w:ins>
      <w:ins w:id="98" w:author="Saifuddin Sarker" w:date="2024-06-09T11:54:00Z" w16du:dateUtc="2024-06-09T05:54:00Z">
        <w:r w:rsidR="00507AF9">
          <w:rPr>
            <w:rFonts w:ascii="Times New Roman" w:eastAsia="Calibri" w:hAnsi="Times New Roman" w:cs="Times New Roman"/>
            <w:szCs w:val="24"/>
            <w:lang w:bidi="ar-SA"/>
          </w:rPr>
          <w:t>es</w:t>
        </w:r>
      </w:ins>
      <w:ins w:id="99" w:author="Joy Prokash Debnath" w:date="2024-06-09T00:55:00Z" w16du:dateUtc="2024-06-08T18:55:00Z">
        <w:del w:id="100" w:author="Saifuddin Sarker" w:date="2024-06-09T11:54:00Z" w16du:dateUtc="2024-06-09T05:54:00Z">
          <w:r w:rsidR="000B55B6" w:rsidDel="00507AF9">
            <w:rPr>
              <w:rFonts w:ascii="Times New Roman" w:eastAsia="Calibri" w:hAnsi="Times New Roman" w:cs="Times New Roman"/>
              <w:szCs w:val="24"/>
              <w:lang w:bidi="ar-SA"/>
            </w:rPr>
            <w:delText>is</w:delText>
          </w:r>
        </w:del>
      </w:ins>
      <w:ins w:id="101" w:author="Joy Prokash Debnath" w:date="2024-06-09T00:56:00Z" w16du:dateUtc="2024-06-08T18:56:00Z">
        <w:r w:rsidR="000B55B6">
          <w:rPr>
            <w:rFonts w:ascii="Times New Roman" w:eastAsia="Calibri" w:hAnsi="Times New Roman" w:cs="Times New Roman"/>
            <w:szCs w:val="24"/>
            <w:lang w:bidi="ar-SA"/>
          </w:rPr>
          <w:t xml:space="preserve"> (PPI, Clusters</w:t>
        </w:r>
      </w:ins>
      <w:ins w:id="102" w:author="Saifuddin Sarker" w:date="2024-06-09T11:49:00Z" w16du:dateUtc="2024-06-09T05:49:00Z">
        <w:r w:rsidR="006C1738">
          <w:rPr>
            <w:rFonts w:ascii="Times New Roman" w:eastAsia="Calibri" w:hAnsi="Times New Roman" w:cs="Times New Roman"/>
            <w:szCs w:val="24"/>
            <w:lang w:bidi="ar-SA"/>
          </w:rPr>
          <w:t>,</w:t>
        </w:r>
      </w:ins>
      <w:ins w:id="103" w:author="Joy Prokash Debnath" w:date="2024-06-09T00:56:00Z" w16du:dateUtc="2024-06-08T18:56:00Z">
        <w:r w:rsidR="000B55B6">
          <w:rPr>
            <w:rFonts w:ascii="Times New Roman" w:eastAsia="Calibri" w:hAnsi="Times New Roman" w:cs="Times New Roman"/>
            <w:szCs w:val="24"/>
            <w:lang w:bidi="ar-SA"/>
          </w:rPr>
          <w:t xml:space="preserve"> and Hubs)</w:t>
        </w:r>
      </w:ins>
      <w:ins w:id="104" w:author="Saifuddin Sarker" w:date="2024-06-08T11:56:00Z" w16du:dateUtc="2024-06-08T05:56:00Z">
        <w:r w:rsidR="008A6E46" w:rsidDel="008A6E46">
          <w:rPr>
            <w:rFonts w:ascii="Times New Roman" w:eastAsia="Calibri" w:hAnsi="Times New Roman" w:cs="Times New Roman"/>
            <w:szCs w:val="24"/>
            <w:lang w:bidi="ar-SA"/>
          </w:rPr>
          <w:t xml:space="preserve"> </w:t>
        </w:r>
      </w:ins>
      <w:ins w:id="105" w:author="Joy Prokash Debnath" w:date="2024-06-09T00:57:00Z" w16du:dateUtc="2024-06-08T18:57:00Z">
        <w:r w:rsidR="000B55B6">
          <w:rPr>
            <w:rFonts w:ascii="Times New Roman" w:eastAsia="Calibri" w:hAnsi="Times New Roman" w:cs="Times New Roman"/>
            <w:szCs w:val="24"/>
            <w:lang w:bidi="ar-SA"/>
          </w:rPr>
          <w:t xml:space="preserve">revealed </w:t>
        </w:r>
      </w:ins>
      <w:ins w:id="106" w:author="Saifuddin Sarker" w:date="2024-06-09T11:50:00Z" w16du:dateUtc="2024-06-09T05:50:00Z">
        <w:r w:rsidR="006C1738">
          <w:rPr>
            <w:rFonts w:ascii="Times New Roman" w:eastAsia="Calibri" w:hAnsi="Times New Roman" w:cs="Times New Roman"/>
            <w:szCs w:val="24"/>
            <w:lang w:bidi="ar-SA"/>
          </w:rPr>
          <w:t xml:space="preserve">that </w:t>
        </w:r>
      </w:ins>
      <w:del w:id="107" w:author="Saifuddin Sarker" w:date="2024-06-08T11:56:00Z" w16du:dateUtc="2024-06-08T05:56:00Z">
        <w:r w:rsidR="004319A5" w:rsidDel="008A6E46">
          <w:rPr>
            <w:rFonts w:ascii="Times New Roman" w:eastAsia="Calibri" w:hAnsi="Times New Roman" w:cs="Times New Roman"/>
            <w:szCs w:val="24"/>
            <w:lang w:bidi="ar-SA"/>
          </w:rPr>
          <w:delText>A</w:delText>
        </w:r>
        <w:r w:rsidR="00C209A7" w:rsidDel="008A6E46">
          <w:rPr>
            <w:rFonts w:ascii="Times New Roman" w:eastAsia="Calibri" w:hAnsi="Times New Roman" w:cs="Times New Roman"/>
            <w:szCs w:val="24"/>
            <w:lang w:bidi="ar-SA"/>
          </w:rPr>
          <w:delText>mong them</w:delText>
        </w:r>
        <w:r w:rsidR="004319A5" w:rsidDel="008A6E46">
          <w:rPr>
            <w:rFonts w:ascii="Times New Roman" w:eastAsia="Calibri" w:hAnsi="Times New Roman" w:cs="Times New Roman"/>
            <w:szCs w:val="24"/>
            <w:lang w:bidi="ar-SA"/>
          </w:rPr>
          <w:delText>,</w:delText>
        </w:r>
        <w:r w:rsidRPr="002523F1" w:rsidDel="008A6E46">
          <w:rPr>
            <w:rFonts w:ascii="Times New Roman" w:eastAsia="Calibri" w:hAnsi="Times New Roman" w:cs="Times New Roman"/>
            <w:szCs w:val="24"/>
            <w:lang w:bidi="ar-SA"/>
          </w:rPr>
          <w:delText xml:space="preserve"> </w:delText>
        </w:r>
      </w:del>
      <w:ins w:id="108" w:author="Saifuddin Sarker" w:date="2024-06-08T11:33:00Z" w16du:dateUtc="2024-06-08T05:33:00Z">
        <w:r w:rsidR="006D1128">
          <w:rPr>
            <w:rFonts w:ascii="Times New Roman" w:eastAsia="Calibri" w:hAnsi="Times New Roman" w:cs="Times New Roman"/>
            <w:szCs w:val="24"/>
            <w:lang w:bidi="ar-SA"/>
          </w:rPr>
          <w:t xml:space="preserve">the </w:t>
        </w:r>
      </w:ins>
      <w:ins w:id="109" w:author="Saifuddin Sarker" w:date="2024-06-08T11:32:00Z" w16du:dateUtc="2024-06-08T05:32:00Z">
        <w:r w:rsidR="006D1128">
          <w:rPr>
            <w:rFonts w:ascii="Times New Roman" w:eastAsia="Calibri" w:hAnsi="Times New Roman" w:cs="Times New Roman"/>
            <w:szCs w:val="24"/>
            <w:lang w:bidi="ar-SA"/>
          </w:rPr>
          <w:t xml:space="preserve">top </w:t>
        </w:r>
      </w:ins>
      <w:r w:rsidRPr="002523F1">
        <w:rPr>
          <w:rFonts w:ascii="Times New Roman" w:eastAsia="Calibri" w:hAnsi="Times New Roman" w:cs="Times New Roman"/>
          <w:szCs w:val="24"/>
          <w:lang w:bidi="ar-SA"/>
        </w:rPr>
        <w:t>1</w:t>
      </w:r>
      <w:r w:rsidR="00607569">
        <w:rPr>
          <w:rFonts w:ascii="Times New Roman" w:eastAsia="Calibri" w:hAnsi="Times New Roman" w:cs="Times New Roman"/>
          <w:szCs w:val="24"/>
          <w:lang w:bidi="ar-SA"/>
        </w:rPr>
        <w:t>3</w:t>
      </w:r>
      <w:r w:rsidRPr="002523F1">
        <w:rPr>
          <w:rFonts w:ascii="Times New Roman" w:eastAsia="Calibri" w:hAnsi="Times New Roman" w:cs="Times New Roman"/>
          <w:szCs w:val="24"/>
          <w:lang w:bidi="ar-SA"/>
        </w:rPr>
        <w:t xml:space="preserve"> </w:t>
      </w:r>
      <w:r w:rsidRPr="000B55B6">
        <w:rPr>
          <w:rFonts w:ascii="Times New Roman" w:eastAsia="Calibri" w:hAnsi="Times New Roman" w:cs="Times New Roman"/>
          <w:szCs w:val="24"/>
          <w:lang w:bidi="ar-SA"/>
        </w:rPr>
        <w:t>DEGs</w:t>
      </w:r>
      <w:ins w:id="110" w:author="Saifuddin Sarker" w:date="2024-06-08T11:44:00Z" w16du:dateUtc="2024-06-08T05:44:00Z">
        <w:r w:rsidR="00866A6A" w:rsidRPr="000B55B6">
          <w:rPr>
            <w:rFonts w:ascii="Times New Roman" w:eastAsia="Calibri" w:hAnsi="Times New Roman" w:cs="Times New Roman"/>
            <w:szCs w:val="24"/>
            <w:lang w:bidi="ar-SA"/>
          </w:rPr>
          <w:t xml:space="preserve"> </w:t>
        </w:r>
      </w:ins>
      <w:ins w:id="111" w:author="Joy Prokash Debnath" w:date="2024-06-09T00:49:00Z" w16du:dateUtc="2024-06-08T18:49:00Z">
        <w:r w:rsidR="000B55B6" w:rsidRPr="000B55B6">
          <w:rPr>
            <w:rFonts w:ascii="Times New Roman" w:eastAsia="Calibri" w:hAnsi="Times New Roman" w:cs="Times New Roman"/>
            <w:szCs w:val="24"/>
            <w:lang w:bidi="ar-SA"/>
            <w:rPrChange w:id="112" w:author="Joy Prokash Debnath" w:date="2024-06-09T00:58:00Z" w16du:dateUtc="2024-06-08T18:58:00Z">
              <w:rPr>
                <w:rFonts w:ascii="Times New Roman" w:eastAsia="Calibri" w:hAnsi="Times New Roman" w:cs="Times New Roman"/>
                <w:szCs w:val="24"/>
                <w:highlight w:val="yellow"/>
                <w:lang w:bidi="ar-SA"/>
              </w:rPr>
            </w:rPrChange>
          </w:rPr>
          <w:t>(</w:t>
        </w:r>
      </w:ins>
      <w:ins w:id="113" w:author="Saifuddin Sarker" w:date="2024-06-08T11:44:00Z" w16du:dateUtc="2024-06-08T05:44:00Z">
        <w:del w:id="114" w:author="Joy Prokash Debnath" w:date="2024-06-09T00:49:00Z" w16du:dateUtc="2024-06-08T18:49:00Z">
          <w:r w:rsidR="00866A6A" w:rsidRPr="000B55B6" w:rsidDel="000B55B6">
            <w:rPr>
              <w:rFonts w:ascii="Times New Roman" w:eastAsia="Calibri" w:hAnsi="Times New Roman" w:cs="Times New Roman"/>
              <w:szCs w:val="24"/>
              <w:lang w:bidi="ar-SA"/>
            </w:rPr>
            <w:delText>(</w:delText>
          </w:r>
        </w:del>
      </w:ins>
      <w:ins w:id="115" w:author="Saifuddin Sarker" w:date="2024-06-08T11:47:00Z" w16du:dateUtc="2024-06-08T05:47:00Z">
        <w:del w:id="116" w:author="Joy Prokash Debnath" w:date="2024-06-09T00:49:00Z" w16du:dateUtc="2024-06-08T18:49:00Z">
          <w:r w:rsidR="00866A6A" w:rsidRPr="000B55B6" w:rsidDel="000B55B6">
            <w:rPr>
              <w:rFonts w:ascii="Times New Roman" w:eastAsia="Calibri" w:hAnsi="Times New Roman" w:cs="Times New Roman"/>
              <w:szCs w:val="24"/>
              <w:lang w:bidi="ar-SA"/>
            </w:rPr>
            <w:delText>statistically the most significant</w:delText>
          </w:r>
        </w:del>
      </w:ins>
      <w:ins w:id="117" w:author="Saifuddin Sarker" w:date="2024-06-08T11:44:00Z" w16du:dateUtc="2024-06-08T05:44:00Z">
        <w:del w:id="118" w:author="Joy Prokash Debnath" w:date="2024-06-09T00:49:00Z" w16du:dateUtc="2024-06-08T18:49:00Z">
          <w:r w:rsidR="00866A6A" w:rsidRPr="000B55B6" w:rsidDel="000B55B6">
            <w:rPr>
              <w:rFonts w:ascii="Times New Roman" w:eastAsia="Calibri" w:hAnsi="Times New Roman" w:cs="Times New Roman"/>
              <w:szCs w:val="24"/>
              <w:lang w:bidi="ar-SA"/>
            </w:rPr>
            <w:delText xml:space="preserve"> </w:delText>
          </w:r>
        </w:del>
        <w:del w:id="119" w:author="Joy Prokash Debnath" w:date="2024-06-09T00:54:00Z" w16du:dateUtc="2024-06-08T18:54:00Z">
          <w:r w:rsidR="00866A6A" w:rsidRPr="000B55B6" w:rsidDel="000B55B6">
            <w:rPr>
              <w:rFonts w:ascii="Times New Roman" w:eastAsia="Calibri" w:hAnsi="Times New Roman" w:cs="Times New Roman"/>
              <w:szCs w:val="24"/>
              <w:lang w:bidi="ar-SA"/>
            </w:rPr>
            <w:delText xml:space="preserve">and </w:delText>
          </w:r>
        </w:del>
        <w:r w:rsidR="00866A6A" w:rsidRPr="000B55B6">
          <w:rPr>
            <w:rFonts w:ascii="Times New Roman" w:eastAsia="Calibri" w:hAnsi="Times New Roman" w:cs="Times New Roman"/>
            <w:szCs w:val="24"/>
            <w:lang w:bidi="ar-SA"/>
          </w:rPr>
          <w:t xml:space="preserve">validated with </w:t>
        </w:r>
      </w:ins>
      <w:ins w:id="120" w:author="Saifuddin Sarker" w:date="2024-06-08T12:16:00Z" w16du:dateUtc="2024-06-08T06:16:00Z">
        <w:r w:rsidR="00C2397B" w:rsidRPr="000B55B6">
          <w:rPr>
            <w:rFonts w:ascii="Times New Roman" w:eastAsia="Calibri" w:hAnsi="Times New Roman" w:cs="Times New Roman"/>
            <w:szCs w:val="24"/>
            <w:lang w:bidi="ar-SA"/>
          </w:rPr>
          <w:t>Logistic Regression Analysis</w:t>
        </w:r>
        <w:r w:rsidR="00FA73F1" w:rsidRPr="000B55B6">
          <w:rPr>
            <w:rFonts w:ascii="Times New Roman" w:eastAsia="Calibri" w:hAnsi="Times New Roman" w:cs="Times New Roman"/>
            <w:szCs w:val="24"/>
            <w:lang w:bidi="ar-SA"/>
          </w:rPr>
          <w:t xml:space="preserve">, </w:t>
        </w:r>
        <w:r w:rsidR="00C2397B" w:rsidRPr="000B55B6">
          <w:rPr>
            <w:rFonts w:ascii="Times New Roman" w:eastAsia="Calibri" w:hAnsi="Times New Roman" w:cs="Times New Roman"/>
            <w:szCs w:val="24"/>
            <w:lang w:bidi="ar-SA"/>
          </w:rPr>
          <w:t xml:space="preserve"> Random Forest models</w:t>
        </w:r>
        <w:r w:rsidR="00FA73F1" w:rsidRPr="000B55B6">
          <w:rPr>
            <w:rFonts w:ascii="Times New Roman" w:eastAsia="Calibri" w:hAnsi="Times New Roman" w:cs="Times New Roman"/>
            <w:szCs w:val="24"/>
            <w:lang w:bidi="ar-SA"/>
          </w:rPr>
          <w:t>,</w:t>
        </w:r>
      </w:ins>
      <w:ins w:id="121" w:author="Saifuddin Sarker" w:date="2024-06-08T11:45:00Z" w16du:dateUtc="2024-06-08T05:45:00Z">
        <w:r w:rsidR="00866A6A" w:rsidRPr="000B55B6">
          <w:rPr>
            <w:rFonts w:ascii="Times New Roman" w:eastAsia="Calibri" w:hAnsi="Times New Roman" w:cs="Times New Roman"/>
            <w:szCs w:val="24"/>
            <w:lang w:bidi="ar-SA"/>
          </w:rPr>
          <w:t xml:space="preserve"> and</w:t>
        </w:r>
      </w:ins>
      <w:ins w:id="122" w:author="Saifuddin Sarker" w:date="2024-06-08T11:44:00Z" w16du:dateUtc="2024-06-08T05:44:00Z">
        <w:r w:rsidR="00866A6A" w:rsidRPr="000B55B6">
          <w:rPr>
            <w:rFonts w:ascii="Times New Roman" w:eastAsia="Calibri" w:hAnsi="Times New Roman" w:cs="Times New Roman"/>
            <w:szCs w:val="24"/>
            <w:lang w:bidi="ar-SA"/>
          </w:rPr>
          <w:t xml:space="preserve"> </w:t>
        </w:r>
      </w:ins>
      <w:ins w:id="123" w:author="Saifuddin Sarker" w:date="2024-06-08T11:54:00Z" w16du:dateUtc="2024-06-08T05:54:00Z">
        <w:r w:rsidR="008A6E46" w:rsidRPr="000B55B6">
          <w:rPr>
            <w:rFonts w:ascii="Times New Roman" w:eastAsia="Calibri" w:hAnsi="Times New Roman" w:cs="Times New Roman"/>
            <w:szCs w:val="24"/>
            <w:lang w:bidi="ar-SA"/>
          </w:rPr>
          <w:t>calculated area</w:t>
        </w:r>
      </w:ins>
      <w:ins w:id="124" w:author="Saifuddin Sarker" w:date="2024-06-08T11:55:00Z" w16du:dateUtc="2024-06-08T05:55:00Z">
        <w:r w:rsidR="008A6E46" w:rsidRPr="000B55B6">
          <w:rPr>
            <w:rFonts w:ascii="Times New Roman" w:eastAsia="Calibri" w:hAnsi="Times New Roman" w:cs="Times New Roman"/>
            <w:szCs w:val="24"/>
            <w:lang w:bidi="ar-SA"/>
          </w:rPr>
          <w:t xml:space="preserve"> under the ROC curve, </w:t>
        </w:r>
      </w:ins>
      <w:ins w:id="125" w:author="Saifuddin Sarker" w:date="2024-06-08T11:44:00Z" w16du:dateUtc="2024-06-08T05:44:00Z">
        <w:r w:rsidR="00866A6A" w:rsidRPr="000B55B6">
          <w:rPr>
            <w:rFonts w:ascii="Times New Roman" w:eastAsia="Calibri" w:hAnsi="Times New Roman" w:cs="Times New Roman"/>
            <w:szCs w:val="24"/>
            <w:lang w:bidi="ar-SA"/>
          </w:rPr>
          <w:t>AUC&gt;0.7)</w:t>
        </w:r>
      </w:ins>
      <w:del w:id="126" w:author="Saifuddin Sarker" w:date="2024-06-08T11:32:00Z" w16du:dateUtc="2024-06-08T05:32:00Z">
        <w:r w:rsidR="000E73BB" w:rsidRPr="000B55B6" w:rsidDel="006D1128">
          <w:rPr>
            <w:rFonts w:ascii="Times New Roman" w:eastAsia="Calibri" w:hAnsi="Times New Roman" w:cs="Times New Roman"/>
            <w:szCs w:val="24"/>
            <w:lang w:bidi="ar-SA"/>
          </w:rPr>
          <w:delText xml:space="preserve"> </w:delText>
        </w:r>
        <w:r w:rsidRPr="000B55B6" w:rsidDel="006D1128">
          <w:rPr>
            <w:rFonts w:ascii="Times New Roman" w:eastAsia="Calibri" w:hAnsi="Times New Roman" w:cs="Times New Roman"/>
            <w:color w:val="FF0000"/>
            <w:szCs w:val="24"/>
            <w:lang w:bidi="ar-SA"/>
            <w:rPrChange w:id="127" w:author="Joy Prokash Debnath" w:date="2024-06-09T00:58:00Z" w16du:dateUtc="2024-06-08T18:58:00Z">
              <w:rPr>
                <w:rFonts w:ascii="Times New Roman" w:eastAsia="Calibri" w:hAnsi="Times New Roman" w:cs="Times New Roman"/>
                <w:szCs w:val="24"/>
                <w:lang w:bidi="ar-SA"/>
              </w:rPr>
            </w:rPrChange>
          </w:rPr>
          <w:delText xml:space="preserve">were </w:delText>
        </w:r>
        <w:r w:rsidR="00043EBC" w:rsidRPr="000B55B6" w:rsidDel="006D1128">
          <w:rPr>
            <w:rFonts w:ascii="Times New Roman" w:eastAsia="Calibri" w:hAnsi="Times New Roman" w:cs="Times New Roman"/>
            <w:color w:val="FF0000"/>
            <w:szCs w:val="24"/>
            <w:lang w:bidi="ar-SA"/>
            <w:rPrChange w:id="128" w:author="Joy Prokash Debnath" w:date="2024-06-09T00:58:00Z" w16du:dateUtc="2024-06-08T18:58:00Z">
              <w:rPr>
                <w:rFonts w:ascii="Times New Roman" w:eastAsia="Calibri" w:hAnsi="Times New Roman" w:cs="Times New Roman"/>
                <w:szCs w:val="24"/>
                <w:lang w:bidi="ar-SA"/>
              </w:rPr>
            </w:rPrChange>
          </w:rPr>
          <w:delText xml:space="preserve">highly expressed </w:delText>
        </w:r>
        <w:r w:rsidR="00043EBC" w:rsidRPr="000B55B6" w:rsidDel="006D1128">
          <w:rPr>
            <w:rFonts w:ascii="Times New Roman" w:eastAsia="Calibri" w:hAnsi="Times New Roman" w:cs="Times New Roman"/>
            <w:szCs w:val="24"/>
            <w:lang w:bidi="ar-SA"/>
          </w:rPr>
          <w:delText>and</w:delText>
        </w:r>
      </w:del>
      <w:del w:id="129" w:author="Joy Prokash Debnath" w:date="2024-06-09T00:57:00Z" w16du:dateUtc="2024-06-08T18:57:00Z">
        <w:r w:rsidR="00E06A78" w:rsidRPr="000B55B6" w:rsidDel="000B55B6">
          <w:rPr>
            <w:rFonts w:ascii="Times New Roman" w:eastAsia="Calibri" w:hAnsi="Times New Roman" w:cs="Times New Roman"/>
            <w:szCs w:val="24"/>
            <w:lang w:bidi="ar-SA"/>
          </w:rPr>
          <w:delText xml:space="preserve"> </w:delText>
        </w:r>
      </w:del>
      <w:ins w:id="130" w:author="Saifuddin Sarker" w:date="2024-06-08T12:12:00Z" w16du:dateUtc="2024-06-08T06:12:00Z">
        <w:del w:id="131" w:author="Joy Prokash Debnath" w:date="2024-06-09T00:57:00Z" w16du:dateUtc="2024-06-08T18:57:00Z">
          <w:r w:rsidR="00C2397B" w:rsidRPr="000B55B6" w:rsidDel="000B55B6">
            <w:rPr>
              <w:rFonts w:ascii="Times New Roman" w:eastAsia="Calibri" w:hAnsi="Times New Roman" w:cs="Times New Roman"/>
              <w:szCs w:val="24"/>
              <w:lang w:bidi="ar-SA"/>
            </w:rPr>
            <w:delText>were</w:delText>
          </w:r>
        </w:del>
      </w:ins>
      <w:ins w:id="132" w:author="Saifuddin Sarker" w:date="2024-06-08T11:33:00Z" w16du:dateUtc="2024-06-08T05:33:00Z">
        <w:del w:id="133" w:author="Joy Prokash Debnath" w:date="2024-06-09T00:57:00Z" w16du:dateUtc="2024-06-08T18:57:00Z">
          <w:r w:rsidR="006D1128" w:rsidRPr="000B55B6" w:rsidDel="000B55B6">
            <w:rPr>
              <w:rFonts w:ascii="Times New Roman" w:eastAsia="Calibri" w:hAnsi="Times New Roman" w:cs="Times New Roman"/>
              <w:szCs w:val="24"/>
              <w:lang w:bidi="ar-SA"/>
            </w:rPr>
            <w:delText xml:space="preserve"> </w:delText>
          </w:r>
        </w:del>
      </w:ins>
      <w:del w:id="134" w:author="Joy Prokash Debnath" w:date="2024-06-09T00:57:00Z" w16du:dateUtc="2024-06-08T18:57:00Z">
        <w:r w:rsidR="00E06A78" w:rsidRPr="000B55B6" w:rsidDel="000B55B6">
          <w:rPr>
            <w:rFonts w:ascii="Times New Roman" w:eastAsia="Calibri" w:hAnsi="Times New Roman" w:cs="Times New Roman"/>
            <w:szCs w:val="24"/>
            <w:lang w:bidi="ar-SA"/>
          </w:rPr>
          <w:delText>found to be</w:delText>
        </w:r>
        <w:r w:rsidR="00043EBC" w:rsidRPr="000B55B6" w:rsidDel="000B55B6">
          <w:rPr>
            <w:rFonts w:ascii="Times New Roman" w:eastAsia="Calibri" w:hAnsi="Times New Roman" w:cs="Times New Roman"/>
            <w:szCs w:val="24"/>
            <w:lang w:bidi="ar-SA"/>
          </w:rPr>
          <w:delText xml:space="preserve"> </w:delText>
        </w:r>
        <w:r w:rsidRPr="000B55B6" w:rsidDel="000B55B6">
          <w:rPr>
            <w:rFonts w:ascii="Times New Roman" w:eastAsia="Calibri" w:hAnsi="Times New Roman" w:cs="Times New Roman"/>
            <w:szCs w:val="24"/>
            <w:lang w:bidi="ar-SA"/>
          </w:rPr>
          <w:delText xml:space="preserve">common between hubs and clusters </w:delText>
        </w:r>
      </w:del>
      <w:del w:id="135" w:author="Saifuddin Sarker" w:date="2024-06-08T11:44:00Z" w16du:dateUtc="2024-06-08T05:44:00Z">
        <w:r w:rsidRPr="000B55B6" w:rsidDel="00866A6A">
          <w:rPr>
            <w:rFonts w:ascii="Times New Roman" w:eastAsia="Calibri" w:hAnsi="Times New Roman" w:cs="Times New Roman"/>
            <w:szCs w:val="24"/>
            <w:lang w:bidi="ar-SA"/>
          </w:rPr>
          <w:delText>(highly sensitive and specific with AUC</w:delText>
        </w:r>
        <w:r w:rsidR="006C4484" w:rsidRPr="000B55B6" w:rsidDel="00866A6A">
          <w:rPr>
            <w:rFonts w:ascii="Times New Roman" w:eastAsia="Calibri" w:hAnsi="Times New Roman" w:cs="Times New Roman"/>
            <w:szCs w:val="24"/>
            <w:lang w:bidi="ar-SA"/>
          </w:rPr>
          <w:delText>&gt;</w:delText>
        </w:r>
        <w:r w:rsidR="003C5C3C" w:rsidRPr="000B55B6" w:rsidDel="00866A6A">
          <w:rPr>
            <w:rFonts w:ascii="Times New Roman" w:eastAsia="Calibri" w:hAnsi="Times New Roman" w:cs="Times New Roman"/>
            <w:szCs w:val="24"/>
            <w:lang w:bidi="ar-SA"/>
          </w:rPr>
          <w:delText>0.7</w:delText>
        </w:r>
        <w:r w:rsidRPr="000B55B6" w:rsidDel="00866A6A">
          <w:rPr>
            <w:rFonts w:ascii="Times New Roman" w:eastAsia="Calibri" w:hAnsi="Times New Roman" w:cs="Times New Roman"/>
            <w:szCs w:val="24"/>
            <w:lang w:bidi="ar-SA"/>
          </w:rPr>
          <w:delText>)</w:delText>
        </w:r>
      </w:del>
      <w:del w:id="136" w:author="Saifuddin Sarker" w:date="2024-06-09T11:51:00Z" w16du:dateUtc="2024-06-09T05:51:00Z">
        <w:r w:rsidRPr="000B55B6" w:rsidDel="006C1738">
          <w:rPr>
            <w:rFonts w:ascii="Times New Roman" w:eastAsia="Calibri" w:hAnsi="Times New Roman" w:cs="Times New Roman"/>
            <w:szCs w:val="24"/>
            <w:lang w:bidi="ar-SA"/>
          </w:rPr>
          <w:delText>,</w:delText>
        </w:r>
        <w:r w:rsidRPr="002523F1" w:rsidDel="006C1738">
          <w:rPr>
            <w:rFonts w:ascii="Times New Roman" w:eastAsia="Calibri" w:hAnsi="Times New Roman" w:cs="Times New Roman"/>
            <w:szCs w:val="24"/>
            <w:lang w:bidi="ar-SA"/>
          </w:rPr>
          <w:delText xml:space="preserve"> </w:delText>
        </w:r>
        <w:r w:rsidR="00937589" w:rsidDel="006C1738">
          <w:rPr>
            <w:rFonts w:ascii="Times New Roman" w:eastAsia="Calibri" w:hAnsi="Times New Roman" w:cs="Times New Roman"/>
            <w:szCs w:val="24"/>
            <w:lang w:bidi="ar-SA"/>
          </w:rPr>
          <w:delText>suggesting</w:delText>
        </w:r>
        <w:r w:rsidRPr="002523F1" w:rsidDel="006C1738">
          <w:rPr>
            <w:rFonts w:ascii="Times New Roman" w:eastAsia="Calibri" w:hAnsi="Times New Roman" w:cs="Times New Roman"/>
            <w:szCs w:val="24"/>
            <w:lang w:bidi="ar-SA"/>
          </w:rPr>
          <w:delText xml:space="preserve"> </w:delText>
        </w:r>
        <w:r w:rsidR="00E06A78" w:rsidDel="006C1738">
          <w:rPr>
            <w:rFonts w:ascii="Times New Roman" w:eastAsia="Calibri" w:hAnsi="Times New Roman" w:cs="Times New Roman"/>
            <w:szCs w:val="24"/>
            <w:lang w:bidi="ar-SA"/>
          </w:rPr>
          <w:delText>that they</w:delText>
        </w:r>
      </w:del>
      <w:r w:rsidR="00E06A78">
        <w:rPr>
          <w:rFonts w:ascii="Times New Roman" w:eastAsia="Calibri" w:hAnsi="Times New Roman" w:cs="Times New Roman"/>
          <w:szCs w:val="24"/>
          <w:lang w:bidi="ar-SA"/>
        </w:rPr>
        <w:t xml:space="preserve"> </w:t>
      </w:r>
      <w:del w:id="137" w:author="Saifuddin Sarker" w:date="2024-06-08T12:27:00Z" w16du:dateUtc="2024-06-08T06:27:00Z">
        <w:r w:rsidR="00E06A78" w:rsidDel="001C3DBC">
          <w:rPr>
            <w:rFonts w:ascii="Times New Roman" w:eastAsia="Calibri" w:hAnsi="Times New Roman" w:cs="Times New Roman"/>
            <w:szCs w:val="24"/>
            <w:lang w:bidi="ar-SA"/>
          </w:rPr>
          <w:delText xml:space="preserve">may have </w:delText>
        </w:r>
        <w:r w:rsidR="00F81DA1" w:rsidDel="001C3DBC">
          <w:rPr>
            <w:rFonts w:ascii="Times New Roman" w:eastAsia="Calibri" w:hAnsi="Times New Roman" w:cs="Times New Roman"/>
            <w:szCs w:val="24"/>
            <w:lang w:bidi="ar-SA"/>
          </w:rPr>
          <w:delText>anomalies</w:delText>
        </w:r>
        <w:r w:rsidRPr="002523F1" w:rsidDel="001C3DBC">
          <w:rPr>
            <w:rFonts w:ascii="Times New Roman" w:eastAsia="Calibri" w:hAnsi="Times New Roman" w:cs="Times New Roman"/>
            <w:szCs w:val="24"/>
            <w:lang w:bidi="ar-SA"/>
          </w:rPr>
          <w:delText xml:space="preserve"> </w:delText>
        </w:r>
        <w:r w:rsidR="00937589" w:rsidDel="001C3DBC">
          <w:rPr>
            <w:rFonts w:ascii="Times New Roman" w:eastAsia="Calibri" w:hAnsi="Times New Roman" w:cs="Times New Roman"/>
            <w:szCs w:val="24"/>
            <w:lang w:bidi="ar-SA"/>
          </w:rPr>
          <w:delText>in many biological</w:delText>
        </w:r>
        <w:r w:rsidR="00F81DA1" w:rsidDel="001C3DBC">
          <w:rPr>
            <w:rFonts w:ascii="Times New Roman" w:eastAsia="Calibri" w:hAnsi="Times New Roman" w:cs="Times New Roman"/>
            <w:szCs w:val="24"/>
            <w:lang w:bidi="ar-SA"/>
          </w:rPr>
          <w:delText xml:space="preserve"> functions</w:delText>
        </w:r>
        <w:r w:rsidR="00D742EF" w:rsidDel="001C3DBC">
          <w:rPr>
            <w:rFonts w:ascii="Times New Roman" w:eastAsia="Calibri" w:hAnsi="Times New Roman" w:cs="Times New Roman"/>
            <w:szCs w:val="24"/>
            <w:lang w:bidi="ar-SA"/>
          </w:rPr>
          <w:delText xml:space="preserve"> with </w:delText>
        </w:r>
      </w:del>
      <w:ins w:id="138" w:author="Saifuddin Sarker" w:date="2024-06-09T11:55:00Z" w16du:dateUtc="2024-06-09T05:55:00Z">
        <w:r w:rsidR="00507AF9">
          <w:rPr>
            <w:rFonts w:ascii="Times New Roman" w:eastAsia="Calibri" w:hAnsi="Times New Roman" w:cs="Times New Roman"/>
            <w:szCs w:val="24"/>
            <w:lang w:bidi="ar-SA"/>
          </w:rPr>
          <w:t>exhibit</w:t>
        </w:r>
      </w:ins>
      <w:ins w:id="139" w:author="Saifuddin Sarker" w:date="2024-06-08T12:27:00Z" w16du:dateUtc="2024-06-08T06:27:00Z">
        <w:r w:rsidR="001C3DBC">
          <w:rPr>
            <w:rFonts w:ascii="Times New Roman" w:eastAsia="Calibri" w:hAnsi="Times New Roman" w:cs="Times New Roman"/>
            <w:szCs w:val="24"/>
            <w:lang w:bidi="ar-SA"/>
          </w:rPr>
          <w:t xml:space="preserve"> </w:t>
        </w:r>
      </w:ins>
      <w:ins w:id="140" w:author="Saifuddin Sarker" w:date="2024-06-08T12:28:00Z" w16du:dateUtc="2024-06-08T06:28:00Z">
        <w:r w:rsidR="001C3DBC">
          <w:rPr>
            <w:rFonts w:ascii="Times New Roman" w:eastAsia="Calibri" w:hAnsi="Times New Roman" w:cs="Times New Roman"/>
            <w:szCs w:val="24"/>
            <w:lang w:bidi="ar-SA"/>
          </w:rPr>
          <w:t>specific</w:t>
        </w:r>
      </w:ins>
      <w:ins w:id="141" w:author="Saifuddin Sarker" w:date="2024-06-09T11:56:00Z" w16du:dateUtc="2024-06-09T05:56:00Z">
        <w:r w:rsidR="00507AF9">
          <w:rPr>
            <w:rFonts w:ascii="Times New Roman" w:eastAsia="Calibri" w:hAnsi="Times New Roman" w:cs="Times New Roman"/>
            <w:szCs w:val="24"/>
            <w:lang w:bidi="ar-SA"/>
          </w:rPr>
          <w:t>ity</w:t>
        </w:r>
      </w:ins>
      <w:ins w:id="142" w:author="Saifuddin Sarker" w:date="2024-06-08T12:28:00Z" w16du:dateUtc="2024-06-08T06:28:00Z">
        <w:r w:rsidR="001C3DBC">
          <w:rPr>
            <w:rFonts w:ascii="Times New Roman" w:eastAsia="Calibri" w:hAnsi="Times New Roman" w:cs="Times New Roman"/>
            <w:szCs w:val="24"/>
            <w:lang w:bidi="ar-SA"/>
          </w:rPr>
          <w:t xml:space="preserve"> to</w:t>
        </w:r>
      </w:ins>
      <w:ins w:id="143" w:author="Saifuddin Sarker" w:date="2024-06-09T11:56:00Z" w16du:dateUtc="2024-06-09T05:56:00Z">
        <w:r w:rsidR="00507AF9">
          <w:rPr>
            <w:rFonts w:ascii="Times New Roman" w:eastAsia="Calibri" w:hAnsi="Times New Roman" w:cs="Times New Roman"/>
            <w:szCs w:val="24"/>
            <w:lang w:bidi="ar-SA"/>
          </w:rPr>
          <w:t xml:space="preserve"> the</w:t>
        </w:r>
      </w:ins>
      <w:ins w:id="144" w:author="Saifuddin Sarker" w:date="2024-06-08T12:28:00Z" w16du:dateUtc="2024-06-08T06:28:00Z">
        <w:r w:rsidR="001C3DBC">
          <w:rPr>
            <w:rFonts w:ascii="Times New Roman" w:eastAsia="Calibri" w:hAnsi="Times New Roman" w:cs="Times New Roman"/>
            <w:szCs w:val="24"/>
            <w:lang w:bidi="ar-SA"/>
          </w:rPr>
          <w:t xml:space="preserve"> </w:t>
        </w:r>
      </w:ins>
      <w:r w:rsidR="00D742EF">
        <w:rPr>
          <w:rFonts w:ascii="Times New Roman" w:eastAsia="Calibri" w:hAnsi="Times New Roman" w:cs="Times New Roman"/>
          <w:szCs w:val="24"/>
          <w:lang w:bidi="ar-SA"/>
        </w:rPr>
        <w:t xml:space="preserve">2022 </w:t>
      </w:r>
      <w:r w:rsidR="00C72C4E">
        <w:rPr>
          <w:rFonts w:ascii="Times New Roman" w:eastAsia="Calibri" w:hAnsi="Times New Roman" w:cs="Times New Roman"/>
          <w:szCs w:val="24"/>
          <w:lang w:bidi="ar-SA"/>
        </w:rPr>
        <w:t>MPXV i</w:t>
      </w:r>
      <w:ins w:id="145" w:author="Saifuddin Sarker" w:date="2024-06-09T11:52:00Z" w16du:dateUtc="2024-06-09T05:52:00Z">
        <w:r w:rsidR="00AF45F2">
          <w:rPr>
            <w:rFonts w:ascii="Times New Roman" w:eastAsia="Calibri" w:hAnsi="Times New Roman" w:cs="Times New Roman"/>
            <w:szCs w:val="24"/>
            <w:lang w:bidi="ar-SA"/>
          </w:rPr>
          <w:t>nvasion</w:t>
        </w:r>
      </w:ins>
      <w:del w:id="146" w:author="Saifuddin Sarker" w:date="2024-06-09T11:52:00Z" w16du:dateUtc="2024-06-09T05:52:00Z">
        <w:r w:rsidR="00C72C4E" w:rsidDel="00AF45F2">
          <w:rPr>
            <w:rFonts w:ascii="Times New Roman" w:eastAsia="Calibri" w:hAnsi="Times New Roman" w:cs="Times New Roman"/>
            <w:szCs w:val="24"/>
            <w:lang w:bidi="ar-SA"/>
          </w:rPr>
          <w:delText>nfection</w:delText>
        </w:r>
      </w:del>
      <w:ins w:id="147" w:author="Saifuddin Sarker" w:date="2024-06-08T12:28:00Z" w16du:dateUtc="2024-06-08T06:28:00Z">
        <w:r w:rsidR="001C3DBC">
          <w:rPr>
            <w:rFonts w:ascii="Times New Roman" w:eastAsia="Calibri" w:hAnsi="Times New Roman" w:cs="Times New Roman"/>
            <w:szCs w:val="24"/>
            <w:lang w:bidi="ar-SA"/>
          </w:rPr>
          <w:t xml:space="preserve"> and may have anomalies</w:t>
        </w:r>
        <w:r w:rsidR="001C3DBC" w:rsidRPr="002523F1">
          <w:rPr>
            <w:rFonts w:ascii="Times New Roman" w:eastAsia="Calibri" w:hAnsi="Times New Roman" w:cs="Times New Roman"/>
            <w:szCs w:val="24"/>
            <w:lang w:bidi="ar-SA"/>
          </w:rPr>
          <w:t xml:space="preserve"> </w:t>
        </w:r>
        <w:r w:rsidR="001C3DBC">
          <w:rPr>
            <w:rFonts w:ascii="Times New Roman" w:eastAsia="Calibri" w:hAnsi="Times New Roman" w:cs="Times New Roman"/>
            <w:szCs w:val="24"/>
            <w:lang w:bidi="ar-SA"/>
          </w:rPr>
          <w:t>in many biological functions</w:t>
        </w:r>
      </w:ins>
      <w:r w:rsidRPr="002523F1">
        <w:rPr>
          <w:rFonts w:ascii="Times New Roman" w:eastAsia="Calibri" w:hAnsi="Times New Roman" w:cs="Times New Roman"/>
          <w:szCs w:val="24"/>
          <w:lang w:bidi="ar-SA"/>
        </w:rPr>
        <w:t>.</w:t>
      </w:r>
      <w:del w:id="148" w:author="Saifuddin Sarker" w:date="2024-06-08T11:56:00Z" w16du:dateUtc="2024-06-08T05:56:00Z">
        <w:r w:rsidR="00A23BB4" w:rsidDel="008A6E46">
          <w:rPr>
            <w:rFonts w:ascii="Times New Roman" w:eastAsia="Calibri" w:hAnsi="Times New Roman" w:cs="Times New Roman"/>
            <w:szCs w:val="24"/>
            <w:lang w:bidi="ar-SA"/>
          </w:rPr>
          <w:delText xml:space="preserve"> Intriguingly</w:delText>
        </w:r>
      </w:del>
      <w:del w:id="149" w:author="Saifuddin Sarker" w:date="2024-06-08T11:58:00Z" w16du:dateUtc="2024-06-08T05:58:00Z">
        <w:r w:rsidR="00A23BB4" w:rsidDel="008A6E46">
          <w:rPr>
            <w:rFonts w:ascii="Times New Roman" w:eastAsia="Calibri" w:hAnsi="Times New Roman" w:cs="Times New Roman"/>
            <w:szCs w:val="24"/>
            <w:lang w:bidi="ar-SA"/>
          </w:rPr>
          <w:delText>,</w:delText>
        </w:r>
      </w:del>
      <w:r w:rsidRPr="002523F1">
        <w:rPr>
          <w:rFonts w:ascii="Times New Roman" w:eastAsia="Calibri" w:hAnsi="Times New Roman" w:cs="Times New Roman"/>
          <w:szCs w:val="24"/>
          <w:lang w:bidi="ar-SA"/>
        </w:rPr>
        <w:t xml:space="preserve"> </w:t>
      </w:r>
      <w:ins w:id="150" w:author="Saifuddin Sarker" w:date="2024-06-08T12:19:00Z" w16du:dateUtc="2024-06-08T06:19:00Z">
        <w:r w:rsidR="006563E3">
          <w:rPr>
            <w:rFonts w:ascii="Times New Roman" w:eastAsia="Calibri" w:hAnsi="Times New Roman" w:cs="Times New Roman"/>
            <w:szCs w:val="24"/>
            <w:lang w:bidi="ar-SA"/>
          </w:rPr>
          <w:t xml:space="preserve">Functional analysis </w:t>
        </w:r>
        <w:del w:id="151" w:author="Joy Prokash Debnath" w:date="2024-06-09T01:03:00Z" w16du:dateUtc="2024-06-08T19:03:00Z">
          <w:r w:rsidR="006563E3" w:rsidDel="00541343">
            <w:rPr>
              <w:rFonts w:ascii="Times New Roman" w:eastAsia="Calibri" w:hAnsi="Times New Roman" w:cs="Times New Roman"/>
              <w:szCs w:val="24"/>
              <w:lang w:bidi="ar-SA"/>
            </w:rPr>
            <w:delText>revealed</w:delText>
          </w:r>
        </w:del>
      </w:ins>
      <w:ins w:id="152" w:author="Joy Prokash Debnath" w:date="2024-06-09T01:03:00Z" w16du:dateUtc="2024-06-08T19:03:00Z">
        <w:r w:rsidR="00541343">
          <w:rPr>
            <w:rFonts w:ascii="Times New Roman" w:eastAsia="Calibri" w:hAnsi="Times New Roman" w:cs="Times New Roman"/>
            <w:szCs w:val="24"/>
            <w:lang w:bidi="ar-SA"/>
          </w:rPr>
          <w:t>demonstrated</w:t>
        </w:r>
      </w:ins>
      <w:ins w:id="153" w:author="Saifuddin Sarker" w:date="2024-06-08T12:19:00Z" w16du:dateUtc="2024-06-08T06:19:00Z">
        <w:r w:rsidR="006563E3">
          <w:rPr>
            <w:rFonts w:ascii="Times New Roman" w:eastAsia="Calibri" w:hAnsi="Times New Roman" w:cs="Times New Roman"/>
            <w:szCs w:val="24"/>
            <w:lang w:bidi="ar-SA"/>
          </w:rPr>
          <w:t xml:space="preserve"> that </w:t>
        </w:r>
      </w:ins>
      <w:r w:rsidR="00A23BB4">
        <w:rPr>
          <w:rFonts w:ascii="Times New Roman" w:eastAsia="Calibri" w:hAnsi="Times New Roman" w:cs="Times New Roman"/>
          <w:szCs w:val="24"/>
          <w:lang w:bidi="ar-SA"/>
        </w:rPr>
        <w:t>o</w:t>
      </w:r>
      <w:r w:rsidR="00D72FD8">
        <w:rPr>
          <w:rFonts w:ascii="Times New Roman" w:eastAsia="Calibri" w:hAnsi="Times New Roman" w:cs="Times New Roman"/>
          <w:szCs w:val="24"/>
          <w:lang w:bidi="ar-SA"/>
        </w:rPr>
        <w:t xml:space="preserve">verexpression of </w:t>
      </w:r>
      <w:r w:rsidRPr="002523F1">
        <w:rPr>
          <w:rFonts w:ascii="Times New Roman" w:eastAsia="Calibri" w:hAnsi="Times New Roman" w:cs="Times New Roman"/>
          <w:szCs w:val="24"/>
          <w:lang w:bidi="ar-SA"/>
        </w:rPr>
        <w:t xml:space="preserve">Hub genes such as </w:t>
      </w:r>
      <w:r w:rsidRPr="00D97D6D">
        <w:rPr>
          <w:rFonts w:ascii="Times New Roman" w:eastAsia="Calibri" w:hAnsi="Times New Roman" w:cs="Times New Roman"/>
          <w:i/>
          <w:iCs/>
          <w:szCs w:val="24"/>
          <w:lang w:bidi="ar-SA"/>
        </w:rPr>
        <w:t>TXNRD1, CTBP2</w:t>
      </w:r>
      <w:ins w:id="154" w:author="Saifuddin Sarker" w:date="2024-06-08T12:22:00Z" w16du:dateUtc="2024-06-08T06:22:00Z">
        <w:r w:rsidR="005C6778">
          <w:rPr>
            <w:rFonts w:ascii="Times New Roman" w:eastAsia="Calibri" w:hAnsi="Times New Roman" w:cs="Times New Roman"/>
            <w:i/>
            <w:iCs/>
            <w:szCs w:val="24"/>
            <w:lang w:bidi="ar-SA"/>
          </w:rPr>
          <w:t>,</w:t>
        </w:r>
      </w:ins>
      <w:ins w:id="155" w:author="Joy Prokash Debnath" w:date="2024-06-08T02:30:00Z" w16du:dateUtc="2024-06-07T20:30:00Z">
        <w:r w:rsidR="00FE537F">
          <w:rPr>
            <w:rFonts w:ascii="Times New Roman" w:eastAsia="Calibri" w:hAnsi="Times New Roman" w:cs="Times New Roman"/>
            <w:i/>
            <w:iCs/>
            <w:szCs w:val="24"/>
            <w:lang w:bidi="ar-SA"/>
          </w:rPr>
          <w:t xml:space="preserve"> </w:t>
        </w:r>
      </w:ins>
      <w:del w:id="156" w:author="Joy Prokash Debnath" w:date="2024-06-08T02:30:00Z" w16du:dateUtc="2024-06-07T20:30:00Z">
        <w:r w:rsidRPr="00D97D6D" w:rsidDel="00FE537F">
          <w:rPr>
            <w:rFonts w:ascii="Times New Roman" w:eastAsia="Calibri" w:hAnsi="Times New Roman" w:cs="Times New Roman"/>
            <w:i/>
            <w:iCs/>
            <w:szCs w:val="24"/>
            <w:lang w:bidi="ar-SA"/>
          </w:rPr>
          <w:delText>, SMAD4</w:delText>
        </w:r>
        <w:r w:rsidRPr="002523F1" w:rsidDel="00FE537F">
          <w:rPr>
            <w:rFonts w:ascii="Times New Roman" w:eastAsia="Calibri" w:hAnsi="Times New Roman" w:cs="Times New Roman"/>
            <w:szCs w:val="24"/>
            <w:lang w:bidi="ar-SA"/>
          </w:rPr>
          <w:delText xml:space="preserve">, </w:delText>
        </w:r>
      </w:del>
      <w:r w:rsidRPr="002523F1">
        <w:rPr>
          <w:rFonts w:ascii="Times New Roman" w:eastAsia="Calibri" w:hAnsi="Times New Roman" w:cs="Times New Roman"/>
          <w:szCs w:val="24"/>
          <w:lang w:bidi="ar-SA"/>
        </w:rPr>
        <w:t xml:space="preserve">and </w:t>
      </w:r>
      <w:r w:rsidRPr="00D97D6D">
        <w:rPr>
          <w:rFonts w:ascii="Times New Roman" w:eastAsia="Calibri" w:hAnsi="Times New Roman" w:cs="Times New Roman"/>
          <w:i/>
          <w:iCs/>
          <w:szCs w:val="24"/>
          <w:lang w:bidi="ar-SA"/>
        </w:rPr>
        <w:t>HSPG2</w:t>
      </w:r>
      <w:r w:rsidRPr="002523F1">
        <w:rPr>
          <w:rFonts w:ascii="Times New Roman" w:eastAsia="Calibri" w:hAnsi="Times New Roman" w:cs="Times New Roman"/>
          <w:szCs w:val="24"/>
          <w:lang w:bidi="ar-SA"/>
        </w:rPr>
        <w:t xml:space="preserve"> </w:t>
      </w:r>
      <w:r w:rsidR="00EB7C57">
        <w:rPr>
          <w:rFonts w:ascii="Times New Roman" w:eastAsia="Calibri" w:hAnsi="Times New Roman" w:cs="Times New Roman"/>
          <w:szCs w:val="24"/>
          <w:lang w:bidi="ar-SA"/>
        </w:rPr>
        <w:t xml:space="preserve">was </w:t>
      </w:r>
      <w:r w:rsidR="00D72FD8">
        <w:rPr>
          <w:rFonts w:ascii="Times New Roman" w:eastAsia="Calibri" w:hAnsi="Times New Roman" w:cs="Times New Roman"/>
          <w:szCs w:val="24"/>
          <w:lang w:bidi="ar-SA"/>
        </w:rPr>
        <w:t>found to be</w:t>
      </w:r>
      <w:r w:rsidRPr="002523F1">
        <w:rPr>
          <w:rFonts w:ascii="Times New Roman" w:eastAsia="Calibri" w:hAnsi="Times New Roman" w:cs="Times New Roman"/>
          <w:szCs w:val="24"/>
          <w:lang w:bidi="ar-SA"/>
        </w:rPr>
        <w:t xml:space="preserve"> linked to cancer pathways</w:t>
      </w:r>
      <w:r w:rsidR="00DD341A">
        <w:rPr>
          <w:rFonts w:ascii="Times New Roman" w:eastAsia="Calibri" w:hAnsi="Times New Roman" w:cs="Times New Roman"/>
          <w:szCs w:val="24"/>
          <w:lang w:bidi="ar-SA"/>
        </w:rPr>
        <w:t>,</w:t>
      </w:r>
      <w:r w:rsidRPr="002523F1">
        <w:rPr>
          <w:rFonts w:ascii="Times New Roman" w:eastAsia="Calibri" w:hAnsi="Times New Roman" w:cs="Times New Roman"/>
          <w:szCs w:val="24"/>
          <w:lang w:bidi="ar-SA"/>
        </w:rPr>
        <w:t xml:space="preserve"> while downregulated genes like </w:t>
      </w:r>
      <w:r w:rsidRPr="00D97D6D">
        <w:rPr>
          <w:rFonts w:ascii="Times New Roman" w:eastAsia="Calibri" w:hAnsi="Times New Roman" w:cs="Times New Roman"/>
          <w:i/>
          <w:iCs/>
          <w:szCs w:val="24"/>
          <w:lang w:bidi="ar-SA"/>
        </w:rPr>
        <w:t>CCNA2, CCNB1</w:t>
      </w:r>
      <w:r w:rsidRPr="002523F1">
        <w:rPr>
          <w:rFonts w:ascii="Times New Roman" w:eastAsia="Calibri" w:hAnsi="Times New Roman" w:cs="Times New Roman"/>
          <w:szCs w:val="24"/>
          <w:lang w:bidi="ar-SA"/>
        </w:rPr>
        <w:t xml:space="preserve">, and </w:t>
      </w:r>
      <w:r w:rsidRPr="00D97D6D">
        <w:rPr>
          <w:rFonts w:ascii="Times New Roman" w:eastAsia="Calibri" w:hAnsi="Times New Roman" w:cs="Times New Roman"/>
          <w:i/>
          <w:iCs/>
          <w:szCs w:val="24"/>
          <w:lang w:bidi="ar-SA"/>
        </w:rPr>
        <w:t>CCNB2</w:t>
      </w:r>
      <w:r w:rsidRPr="002523F1">
        <w:rPr>
          <w:rFonts w:ascii="Times New Roman" w:eastAsia="Calibri" w:hAnsi="Times New Roman" w:cs="Times New Roman"/>
          <w:szCs w:val="24"/>
          <w:lang w:bidi="ar-SA"/>
        </w:rPr>
        <w:t xml:space="preserve"> were </w:t>
      </w:r>
      <w:r w:rsidR="007413D0">
        <w:rPr>
          <w:rFonts w:ascii="Times New Roman" w:eastAsia="Calibri" w:hAnsi="Times New Roman" w:cs="Times New Roman"/>
          <w:szCs w:val="24"/>
          <w:lang w:bidi="ar-SA"/>
        </w:rPr>
        <w:t xml:space="preserve">identified for the disruption </w:t>
      </w:r>
      <w:r w:rsidR="00313AD6">
        <w:rPr>
          <w:rFonts w:ascii="Times New Roman" w:eastAsia="Calibri" w:hAnsi="Times New Roman" w:cs="Times New Roman"/>
          <w:szCs w:val="24"/>
          <w:lang w:bidi="ar-SA"/>
        </w:rPr>
        <w:t xml:space="preserve">of </w:t>
      </w:r>
      <w:r w:rsidR="00313AD6" w:rsidRPr="002523F1">
        <w:rPr>
          <w:rFonts w:ascii="Times New Roman" w:eastAsia="Calibri" w:hAnsi="Times New Roman" w:cs="Times New Roman"/>
          <w:szCs w:val="24"/>
          <w:lang w:bidi="ar-SA"/>
        </w:rPr>
        <w:t>cell</w:t>
      </w:r>
      <w:r w:rsidRPr="002523F1">
        <w:rPr>
          <w:rFonts w:ascii="Times New Roman" w:eastAsia="Calibri" w:hAnsi="Times New Roman" w:cs="Times New Roman"/>
          <w:szCs w:val="24"/>
          <w:lang w:bidi="ar-SA"/>
        </w:rPr>
        <w:t xml:space="preserve"> cycle regulation and p53 signaling.</w:t>
      </w:r>
      <w:del w:id="157" w:author="Saifuddin Sarker" w:date="2024-06-08T11:49:00Z" w16du:dateUtc="2024-06-08T05:49:00Z">
        <w:r w:rsidRPr="002523F1" w:rsidDel="005936AB">
          <w:rPr>
            <w:rFonts w:ascii="Times New Roman" w:eastAsia="Calibri" w:hAnsi="Times New Roman" w:cs="Times New Roman"/>
            <w:szCs w:val="24"/>
            <w:lang w:bidi="ar-SA"/>
          </w:rPr>
          <w:delText xml:space="preserve"> </w:delText>
        </w:r>
        <w:r w:rsidRPr="002331C2" w:rsidDel="005936AB">
          <w:rPr>
            <w:rFonts w:ascii="Times New Roman" w:eastAsia="Calibri" w:hAnsi="Times New Roman" w:cs="Times New Roman"/>
            <w:color w:val="FF0000"/>
            <w:szCs w:val="24"/>
            <w:lang w:bidi="ar-SA"/>
            <w:rPrChange w:id="158" w:author="Joy Prokash Debnath" w:date="2024-06-08T02:32:00Z" w16du:dateUtc="2024-06-07T20:32:00Z">
              <w:rPr>
                <w:rFonts w:ascii="Times New Roman" w:eastAsia="Calibri" w:hAnsi="Times New Roman" w:cs="Times New Roman"/>
                <w:szCs w:val="24"/>
                <w:lang w:bidi="ar-SA"/>
              </w:rPr>
            </w:rPrChange>
          </w:rPr>
          <w:delText xml:space="preserve">Moreover, Gene Set Enrichment Analysis (GSEA) </w:delText>
        </w:r>
        <w:r w:rsidRPr="002523F1" w:rsidDel="005936AB">
          <w:rPr>
            <w:rFonts w:ascii="Times New Roman" w:eastAsia="Calibri" w:hAnsi="Times New Roman" w:cs="Times New Roman"/>
            <w:szCs w:val="24"/>
            <w:lang w:bidi="ar-SA"/>
          </w:rPr>
          <w:delText xml:space="preserve">indicated </w:delText>
        </w:r>
        <w:r w:rsidR="001E77A3" w:rsidDel="005936AB">
          <w:rPr>
            <w:rFonts w:ascii="Times New Roman" w:eastAsia="Calibri" w:hAnsi="Times New Roman" w:cs="Times New Roman"/>
            <w:szCs w:val="24"/>
            <w:lang w:bidi="ar-SA"/>
          </w:rPr>
          <w:delText xml:space="preserve">the </w:delText>
        </w:r>
        <w:r w:rsidRPr="002523F1" w:rsidDel="005936AB">
          <w:rPr>
            <w:rFonts w:ascii="Times New Roman" w:eastAsia="Calibri" w:hAnsi="Times New Roman" w:cs="Times New Roman"/>
            <w:szCs w:val="24"/>
            <w:lang w:bidi="ar-SA"/>
          </w:rPr>
          <w:delText>involvement of identified unique genes in TNF-α signaling via NF-κB, oxidative phosphorylation, E2F targets, and IFN-α response.</w:delText>
        </w:r>
      </w:del>
      <w:r w:rsidR="005F7703">
        <w:rPr>
          <w:rFonts w:ascii="Times New Roman" w:eastAsia="Calibri" w:hAnsi="Times New Roman" w:cs="Times New Roman"/>
          <w:szCs w:val="24"/>
          <w:lang w:bidi="ar-SA"/>
        </w:rPr>
        <w:t xml:space="preserve"> </w:t>
      </w:r>
      <w:r w:rsidR="001C60C8" w:rsidRPr="00183ECB">
        <w:rPr>
          <w:rFonts w:ascii="Times New Roman" w:eastAsia="Calibri" w:hAnsi="Times New Roman" w:cs="Times New Roman"/>
          <w:szCs w:val="24"/>
          <w:lang w:bidi="ar-SA"/>
        </w:rPr>
        <w:t>Furthermore</w:t>
      </w:r>
      <w:r w:rsidR="005F7703" w:rsidRPr="00183ECB">
        <w:rPr>
          <w:rFonts w:ascii="Times New Roman" w:eastAsia="Calibri" w:hAnsi="Times New Roman" w:cs="Times New Roman"/>
          <w:szCs w:val="24"/>
          <w:lang w:bidi="ar-SA"/>
        </w:rPr>
        <w:t xml:space="preserve">, </w:t>
      </w:r>
      <w:del w:id="159" w:author="Saifuddin Sarker" w:date="2024-06-08T12:21:00Z" w16du:dateUtc="2024-06-08T06:21:00Z">
        <w:r w:rsidR="00BB646F" w:rsidRPr="00183ECB" w:rsidDel="00D95E32">
          <w:rPr>
            <w:rFonts w:ascii="Times New Roman" w:eastAsia="Calibri" w:hAnsi="Times New Roman" w:cs="Times New Roman"/>
            <w:szCs w:val="24"/>
            <w:lang w:bidi="ar-SA"/>
          </w:rPr>
          <w:delText>the</w:delText>
        </w:r>
        <w:r w:rsidR="003D3F58" w:rsidRPr="00183ECB" w:rsidDel="00D95E32">
          <w:rPr>
            <w:rFonts w:ascii="Times New Roman" w:eastAsia="Calibri" w:hAnsi="Times New Roman" w:cs="Times New Roman"/>
            <w:szCs w:val="24"/>
            <w:lang w:bidi="ar-SA"/>
          </w:rPr>
          <w:delText>se</w:delText>
        </w:r>
      </w:del>
      <w:r w:rsidR="00BB646F" w:rsidRPr="00183ECB">
        <w:rPr>
          <w:rFonts w:ascii="Times New Roman" w:eastAsia="Calibri" w:hAnsi="Times New Roman" w:cs="Times New Roman"/>
          <w:szCs w:val="24"/>
          <w:lang w:bidi="ar-SA"/>
        </w:rPr>
        <w:t xml:space="preserve"> 1</w:t>
      </w:r>
      <w:r w:rsidR="0038119F" w:rsidRPr="00183ECB">
        <w:rPr>
          <w:rFonts w:ascii="Times New Roman" w:eastAsia="Calibri" w:hAnsi="Times New Roman" w:cs="Times New Roman"/>
          <w:szCs w:val="24"/>
          <w:lang w:bidi="ar-SA"/>
        </w:rPr>
        <w:t>3</w:t>
      </w:r>
      <w:r w:rsidR="00462CF8" w:rsidRPr="00183ECB">
        <w:rPr>
          <w:rFonts w:ascii="Times New Roman" w:eastAsia="Calibri" w:hAnsi="Times New Roman" w:cs="Times New Roman"/>
          <w:szCs w:val="24"/>
          <w:lang w:bidi="ar-SA"/>
        </w:rPr>
        <w:t xml:space="preserve"> </w:t>
      </w:r>
      <w:ins w:id="160" w:author="Saifuddin Sarker" w:date="2024-06-08T12:21:00Z" w16du:dateUtc="2024-06-08T06:21:00Z">
        <w:r w:rsidR="00D95E32">
          <w:rPr>
            <w:rFonts w:ascii="Times New Roman" w:eastAsia="Calibri" w:hAnsi="Times New Roman" w:cs="Times New Roman"/>
            <w:szCs w:val="24"/>
            <w:lang w:bidi="ar-SA"/>
          </w:rPr>
          <w:t>DEGs</w:t>
        </w:r>
      </w:ins>
      <w:del w:id="161" w:author="Saifuddin Sarker" w:date="2024-06-08T12:21:00Z" w16du:dateUtc="2024-06-08T06:21:00Z">
        <w:r w:rsidR="00462CF8" w:rsidRPr="00183ECB" w:rsidDel="00D95E32">
          <w:rPr>
            <w:rFonts w:ascii="Times New Roman" w:eastAsia="Calibri" w:hAnsi="Times New Roman" w:cs="Times New Roman"/>
            <w:szCs w:val="24"/>
            <w:lang w:bidi="ar-SA"/>
          </w:rPr>
          <w:delText>key</w:delText>
        </w:r>
        <w:r w:rsidR="001634DB" w:rsidRPr="00183ECB" w:rsidDel="00D95E32">
          <w:rPr>
            <w:rFonts w:ascii="Times New Roman" w:eastAsia="Calibri" w:hAnsi="Times New Roman" w:cs="Times New Roman"/>
            <w:szCs w:val="24"/>
            <w:lang w:bidi="ar-SA"/>
          </w:rPr>
          <w:delText xml:space="preserve"> genes</w:delText>
        </w:r>
      </w:del>
      <w:r w:rsidR="001634DB" w:rsidRPr="00183ECB">
        <w:rPr>
          <w:rFonts w:ascii="Times New Roman" w:eastAsia="Calibri" w:hAnsi="Times New Roman" w:cs="Times New Roman"/>
          <w:szCs w:val="24"/>
          <w:lang w:bidi="ar-SA"/>
        </w:rPr>
        <w:t xml:space="preserve"> were </w:t>
      </w:r>
      <w:del w:id="162" w:author="Saifuddin Sarker" w:date="2024-06-08T12:22:00Z" w16du:dateUtc="2024-06-08T06:22:00Z">
        <w:r w:rsidR="004F4882" w:rsidRPr="00183ECB" w:rsidDel="00D95E32">
          <w:rPr>
            <w:rFonts w:ascii="Times New Roman" w:eastAsia="Calibri" w:hAnsi="Times New Roman" w:cs="Times New Roman"/>
            <w:szCs w:val="24"/>
            <w:lang w:bidi="ar-SA"/>
          </w:rPr>
          <w:delText>screened</w:delText>
        </w:r>
        <w:r w:rsidR="00383AA6" w:rsidRPr="00183ECB" w:rsidDel="00D95E32">
          <w:rPr>
            <w:rFonts w:ascii="Times New Roman" w:eastAsia="Calibri" w:hAnsi="Times New Roman" w:cs="Times New Roman"/>
            <w:szCs w:val="24"/>
            <w:lang w:bidi="ar-SA"/>
          </w:rPr>
          <w:delText xml:space="preserve"> </w:delText>
        </w:r>
        <w:r w:rsidR="00715469" w:rsidRPr="00183ECB" w:rsidDel="00D95E32">
          <w:rPr>
            <w:rFonts w:ascii="Times New Roman" w:eastAsia="Calibri" w:hAnsi="Times New Roman" w:cs="Times New Roman"/>
            <w:szCs w:val="24"/>
            <w:lang w:bidi="ar-SA"/>
          </w:rPr>
          <w:delText xml:space="preserve">for potential </w:delText>
        </w:r>
        <w:r w:rsidR="00383AA6" w:rsidRPr="00183ECB" w:rsidDel="00D95E32">
          <w:rPr>
            <w:rFonts w:ascii="Times New Roman" w:eastAsia="Calibri" w:hAnsi="Times New Roman" w:cs="Times New Roman"/>
            <w:szCs w:val="24"/>
            <w:lang w:bidi="ar-SA"/>
          </w:rPr>
          <w:delText>biomarkers</w:delText>
        </w:r>
        <w:r w:rsidR="00715469" w:rsidRPr="00183ECB" w:rsidDel="00D95E32">
          <w:rPr>
            <w:rFonts w:ascii="Times New Roman" w:eastAsia="Calibri" w:hAnsi="Times New Roman" w:cs="Times New Roman"/>
            <w:szCs w:val="24"/>
            <w:lang w:bidi="ar-SA"/>
          </w:rPr>
          <w:delText xml:space="preserve"> </w:delText>
        </w:r>
        <w:r w:rsidR="0078064B" w:rsidRPr="00183ECB" w:rsidDel="00D95E32">
          <w:rPr>
            <w:rFonts w:ascii="Times New Roman" w:eastAsia="Calibri" w:hAnsi="Times New Roman" w:cs="Times New Roman"/>
            <w:szCs w:val="24"/>
            <w:lang w:bidi="ar-SA"/>
          </w:rPr>
          <w:delText>by</w:delText>
        </w:r>
        <w:r w:rsidR="00715469" w:rsidRPr="00183ECB" w:rsidDel="00D95E32">
          <w:rPr>
            <w:rFonts w:ascii="Times New Roman" w:eastAsia="Calibri" w:hAnsi="Times New Roman" w:cs="Times New Roman"/>
            <w:szCs w:val="24"/>
            <w:lang w:bidi="ar-SA"/>
          </w:rPr>
          <w:delText xml:space="preserve"> </w:delText>
        </w:r>
      </w:del>
      <w:del w:id="163" w:author="Saifuddin Sarker" w:date="2024-06-08T12:20:00Z" w16du:dateUtc="2024-06-08T06:20:00Z">
        <w:r w:rsidR="00383AA6" w:rsidRPr="00183ECB" w:rsidDel="00D95E32">
          <w:rPr>
            <w:rFonts w:ascii="Times New Roman" w:eastAsia="Calibri" w:hAnsi="Times New Roman" w:cs="Times New Roman"/>
            <w:szCs w:val="24"/>
            <w:lang w:bidi="ar-SA"/>
          </w:rPr>
          <w:delText>a</w:delText>
        </w:r>
      </w:del>
      <w:del w:id="164" w:author="Saifuddin Sarker" w:date="2024-06-08T12:22:00Z" w16du:dateUtc="2024-06-08T06:22:00Z">
        <w:r w:rsidR="00383AA6" w:rsidRPr="00183ECB" w:rsidDel="00D95E32">
          <w:rPr>
            <w:rFonts w:ascii="Times New Roman" w:eastAsia="Calibri" w:hAnsi="Times New Roman" w:cs="Times New Roman"/>
            <w:szCs w:val="24"/>
            <w:lang w:bidi="ar-SA"/>
          </w:rPr>
          <w:delText xml:space="preserve"> </w:delText>
        </w:r>
        <w:r w:rsidR="00715469" w:rsidRPr="00183ECB" w:rsidDel="00D95E32">
          <w:rPr>
            <w:rFonts w:ascii="Times New Roman" w:eastAsia="Calibri" w:hAnsi="Times New Roman" w:cs="Times New Roman"/>
            <w:szCs w:val="24"/>
            <w:lang w:bidi="ar-SA"/>
          </w:rPr>
          <w:delText xml:space="preserve">machine </w:delText>
        </w:r>
        <w:r w:rsidR="00383AA6" w:rsidRPr="00183ECB" w:rsidDel="00D95E32">
          <w:rPr>
            <w:rFonts w:ascii="Times New Roman" w:eastAsia="Calibri" w:hAnsi="Times New Roman" w:cs="Times New Roman"/>
            <w:szCs w:val="24"/>
            <w:lang w:bidi="ar-SA"/>
          </w:rPr>
          <w:delText>learning</w:delText>
        </w:r>
        <w:r w:rsidR="00384D59" w:rsidRPr="00183ECB" w:rsidDel="00D95E32">
          <w:rPr>
            <w:rFonts w:ascii="Times New Roman" w:eastAsia="Calibri" w:hAnsi="Times New Roman" w:cs="Times New Roman"/>
            <w:szCs w:val="24"/>
            <w:lang w:bidi="ar-SA"/>
          </w:rPr>
          <w:delText xml:space="preserve"> (ML)</w:delText>
        </w:r>
        <w:r w:rsidR="00715469" w:rsidRPr="00183ECB" w:rsidDel="00D95E32">
          <w:rPr>
            <w:rFonts w:ascii="Times New Roman" w:eastAsia="Calibri" w:hAnsi="Times New Roman" w:cs="Times New Roman"/>
            <w:szCs w:val="24"/>
            <w:lang w:bidi="ar-SA"/>
          </w:rPr>
          <w:delText xml:space="preserve"> </w:delText>
        </w:r>
      </w:del>
      <w:del w:id="165" w:author="Saifuddin Sarker" w:date="2024-06-08T12:20:00Z" w16du:dateUtc="2024-06-08T06:20:00Z">
        <w:r w:rsidR="00715469" w:rsidRPr="00183ECB" w:rsidDel="00D95E32">
          <w:rPr>
            <w:rFonts w:ascii="Times New Roman" w:eastAsia="Calibri" w:hAnsi="Times New Roman" w:cs="Times New Roman"/>
            <w:szCs w:val="24"/>
            <w:lang w:bidi="ar-SA"/>
          </w:rPr>
          <w:delText>al</w:delText>
        </w:r>
        <w:r w:rsidR="00383AA6" w:rsidRPr="00183ECB" w:rsidDel="00D95E32">
          <w:rPr>
            <w:rFonts w:ascii="Times New Roman" w:eastAsia="Calibri" w:hAnsi="Times New Roman" w:cs="Times New Roman"/>
            <w:szCs w:val="24"/>
            <w:lang w:bidi="ar-SA"/>
          </w:rPr>
          <w:delText>gorithm</w:delText>
        </w:r>
      </w:del>
      <w:del w:id="166" w:author="Saifuddin Sarker" w:date="2024-06-08T12:22:00Z" w16du:dateUtc="2024-06-08T06:22:00Z">
        <w:r w:rsidR="00383AA6" w:rsidRPr="00183ECB" w:rsidDel="00D95E32">
          <w:rPr>
            <w:rFonts w:ascii="Times New Roman" w:eastAsia="Calibri" w:hAnsi="Times New Roman" w:cs="Times New Roman"/>
            <w:szCs w:val="24"/>
            <w:lang w:bidi="ar-SA"/>
          </w:rPr>
          <w:delText xml:space="preserve"> and </w:delText>
        </w:r>
      </w:del>
      <w:r w:rsidR="001634DB" w:rsidRPr="00183ECB">
        <w:rPr>
          <w:rFonts w:ascii="Times New Roman" w:eastAsia="Calibri" w:hAnsi="Times New Roman" w:cs="Times New Roman"/>
          <w:szCs w:val="24"/>
          <w:lang w:bidi="ar-SA"/>
        </w:rPr>
        <w:t>targeted to assess</w:t>
      </w:r>
      <w:r w:rsidR="008A5432" w:rsidRPr="00183ECB">
        <w:rPr>
          <w:rFonts w:ascii="Times New Roman" w:eastAsia="Calibri" w:hAnsi="Times New Roman" w:cs="Times New Roman"/>
          <w:szCs w:val="24"/>
          <w:lang w:bidi="ar-SA"/>
        </w:rPr>
        <w:t xml:space="preserve"> the</w:t>
      </w:r>
      <w:r w:rsidR="00B2176A" w:rsidRPr="00183ECB">
        <w:rPr>
          <w:rFonts w:ascii="Times New Roman" w:eastAsia="Calibri" w:hAnsi="Times New Roman" w:cs="Times New Roman"/>
          <w:szCs w:val="24"/>
          <w:lang w:bidi="ar-SA"/>
        </w:rPr>
        <w:t xml:space="preserve"> top 10</w:t>
      </w:r>
      <w:r w:rsidR="001634DB" w:rsidRPr="00183ECB">
        <w:rPr>
          <w:rFonts w:ascii="Times New Roman" w:eastAsia="Calibri" w:hAnsi="Times New Roman" w:cs="Times New Roman"/>
          <w:szCs w:val="24"/>
          <w:lang w:bidi="ar-SA"/>
        </w:rPr>
        <w:t xml:space="preserve"> therapeutic </w:t>
      </w:r>
      <w:r w:rsidR="00B2176A" w:rsidRPr="00183ECB">
        <w:rPr>
          <w:rFonts w:ascii="Times New Roman" w:eastAsia="Calibri" w:hAnsi="Times New Roman" w:cs="Times New Roman"/>
          <w:szCs w:val="24"/>
          <w:lang w:bidi="ar-SA"/>
        </w:rPr>
        <w:t>agents</w:t>
      </w:r>
      <w:r w:rsidR="00462CF8" w:rsidRPr="00183ECB">
        <w:rPr>
          <w:rFonts w:ascii="Times New Roman" w:eastAsia="Calibri" w:hAnsi="Times New Roman" w:cs="Times New Roman"/>
          <w:szCs w:val="24"/>
          <w:lang w:bidi="ar-SA"/>
        </w:rPr>
        <w:t xml:space="preserve"> </w:t>
      </w:r>
      <w:r w:rsidR="00731519" w:rsidRPr="00183ECB">
        <w:rPr>
          <w:rFonts w:ascii="Times New Roman" w:eastAsia="Calibri" w:hAnsi="Times New Roman" w:cs="Times New Roman"/>
          <w:szCs w:val="24"/>
          <w:lang w:bidi="ar-SA"/>
        </w:rPr>
        <w:t xml:space="preserve">utilizing </w:t>
      </w:r>
      <w:ins w:id="167" w:author="Joy Prokash Debnath" w:date="2024-06-09T00:53:00Z" w16du:dateUtc="2024-06-08T18:53:00Z">
        <w:r w:rsidR="000B55B6" w:rsidRPr="000B55B6">
          <w:rPr>
            <w:rFonts w:ascii="Times New Roman" w:eastAsia="Calibri" w:hAnsi="Times New Roman" w:cs="Times New Roman"/>
            <w:szCs w:val="24"/>
            <w:lang w:bidi="ar-SA"/>
            <w:rPrChange w:id="168" w:author="Joy Prokash Debnath" w:date="2024-06-09T00:58:00Z" w16du:dateUtc="2024-06-08T18:58:00Z">
              <w:rPr>
                <w:rFonts w:ascii="Times New Roman" w:eastAsia="Calibri" w:hAnsi="Times New Roman" w:cs="Times New Roman"/>
                <w:szCs w:val="24"/>
                <w:highlight w:val="yellow"/>
                <w:lang w:bidi="ar-SA"/>
              </w:rPr>
            </w:rPrChange>
          </w:rPr>
          <w:t xml:space="preserve">the </w:t>
        </w:r>
      </w:ins>
      <w:del w:id="169" w:author="Joy Prokash Debnath" w:date="2024-06-09T00:53:00Z" w16du:dateUtc="2024-06-08T18:53:00Z">
        <w:r w:rsidR="00731519" w:rsidRPr="00491CE2" w:rsidDel="000B55B6">
          <w:rPr>
            <w:rFonts w:ascii="Times New Roman" w:eastAsia="Calibri" w:hAnsi="Times New Roman" w:cs="Times New Roman"/>
            <w:szCs w:val="24"/>
            <w:highlight w:val="yellow"/>
            <w:lang w:bidi="ar-SA"/>
            <w:rPrChange w:id="170" w:author="Joy Prokash Debnath" w:date="2024-06-08T23:56:00Z" w16du:dateUtc="2024-06-08T17:56:00Z">
              <w:rPr>
                <w:rFonts w:ascii="Times New Roman" w:eastAsia="Calibri" w:hAnsi="Times New Roman" w:cs="Times New Roman"/>
                <w:szCs w:val="24"/>
                <w:lang w:bidi="ar-SA"/>
              </w:rPr>
            </w:rPrChange>
          </w:rPr>
          <w:delText xml:space="preserve">the </w:delText>
        </w:r>
      </w:del>
      <w:ins w:id="171" w:author="Joy Prokash Debnath" w:date="2024-06-09T00:53:00Z" w16du:dateUtc="2024-06-08T18:53:00Z">
        <w:r w:rsidR="000B55B6" w:rsidRPr="000B55B6">
          <w:rPr>
            <w:rFonts w:ascii="Times New Roman" w:eastAsia="Calibri" w:hAnsi="Times New Roman" w:cs="Times New Roman"/>
            <w:szCs w:val="24"/>
            <w:lang w:bidi="ar-SA"/>
          </w:rPr>
          <w:t xml:space="preserve">Drug SIGnatures </w:t>
        </w:r>
      </w:ins>
      <w:ins w:id="172" w:author="Joy Prokash Debnath" w:date="2024-06-09T01:00:00Z" w16du:dateUtc="2024-06-08T19:00:00Z">
        <w:r w:rsidR="00541343">
          <w:rPr>
            <w:rFonts w:ascii="Times New Roman" w:eastAsia="Calibri" w:hAnsi="Times New Roman" w:cs="Times New Roman"/>
            <w:szCs w:val="24"/>
            <w:lang w:bidi="ar-SA"/>
          </w:rPr>
          <w:t>D</w:t>
        </w:r>
      </w:ins>
      <w:ins w:id="173" w:author="Joy Prokash Debnath" w:date="2024-06-09T00:53:00Z" w16du:dateUtc="2024-06-08T18:53:00Z">
        <w:r w:rsidR="000B55B6" w:rsidRPr="000B55B6">
          <w:rPr>
            <w:rFonts w:ascii="Times New Roman" w:eastAsia="Calibri" w:hAnsi="Times New Roman" w:cs="Times New Roman"/>
            <w:szCs w:val="24"/>
            <w:lang w:bidi="ar-SA"/>
          </w:rPr>
          <w:t>ata</w:t>
        </w:r>
      </w:ins>
      <w:ins w:id="174" w:author="Joy Prokash Debnath" w:date="2024-06-09T00:59:00Z" w16du:dateUtc="2024-06-08T18:59:00Z">
        <w:r w:rsidR="000B55B6">
          <w:rPr>
            <w:rFonts w:ascii="Times New Roman" w:eastAsia="Calibri" w:hAnsi="Times New Roman" w:cs="Times New Roman"/>
            <w:szCs w:val="24"/>
            <w:lang w:bidi="ar-SA"/>
          </w:rPr>
          <w:t xml:space="preserve"> </w:t>
        </w:r>
      </w:ins>
      <w:ins w:id="175" w:author="Joy Prokash Debnath" w:date="2024-06-09T01:00:00Z" w16du:dateUtc="2024-06-08T19:00:00Z">
        <w:r w:rsidR="00541343">
          <w:rPr>
            <w:rFonts w:ascii="Times New Roman" w:eastAsia="Calibri" w:hAnsi="Times New Roman" w:cs="Times New Roman"/>
            <w:szCs w:val="24"/>
            <w:lang w:bidi="ar-SA"/>
          </w:rPr>
          <w:t>B</w:t>
        </w:r>
      </w:ins>
      <w:ins w:id="176" w:author="Joy Prokash Debnath" w:date="2024-06-09T00:53:00Z" w16du:dateUtc="2024-06-08T18:53:00Z">
        <w:r w:rsidR="000B55B6" w:rsidRPr="000B55B6">
          <w:rPr>
            <w:rFonts w:ascii="Times New Roman" w:eastAsia="Calibri" w:hAnsi="Times New Roman" w:cs="Times New Roman"/>
            <w:szCs w:val="24"/>
            <w:lang w:bidi="ar-SA"/>
          </w:rPr>
          <w:t>ase</w:t>
        </w:r>
      </w:ins>
      <w:ins w:id="177" w:author="Joy Prokash Debnath" w:date="2024-06-09T01:00:00Z" w16du:dateUtc="2024-06-08T19:00:00Z">
        <w:r w:rsidR="00541343">
          <w:rPr>
            <w:rFonts w:ascii="Times New Roman" w:eastAsia="Calibri" w:hAnsi="Times New Roman" w:cs="Times New Roman"/>
            <w:szCs w:val="24"/>
            <w:lang w:bidi="ar-SA"/>
          </w:rPr>
          <w:t xml:space="preserve"> (</w:t>
        </w:r>
        <w:r w:rsidR="00541343" w:rsidRPr="00541343">
          <w:rPr>
            <w:rFonts w:ascii="Times New Roman" w:eastAsia="Calibri" w:hAnsi="Times New Roman" w:cs="Times New Roman"/>
            <w:szCs w:val="24"/>
            <w:lang w:bidi="ar-SA"/>
          </w:rPr>
          <w:t>DSigDB</w:t>
        </w:r>
        <w:r w:rsidR="00541343" w:rsidRPr="00541343">
          <w:rPr>
            <w:rFonts w:ascii="Times New Roman" w:eastAsia="Calibri" w:hAnsi="Times New Roman" w:cs="Times New Roman"/>
            <w:szCs w:val="24"/>
            <w:lang w:bidi="ar-SA"/>
            <w:rPrChange w:id="178" w:author="Joy Prokash Debnath" w:date="2024-06-09T01:01:00Z" w16du:dateUtc="2024-06-08T19:01:00Z">
              <w:rPr>
                <w:rFonts w:ascii="Times New Roman" w:eastAsia="Calibri" w:hAnsi="Times New Roman" w:cs="Times New Roman"/>
                <w:szCs w:val="24"/>
                <w:highlight w:val="yellow"/>
                <w:lang w:bidi="ar-SA"/>
              </w:rPr>
            </w:rPrChange>
          </w:rPr>
          <w:t>)</w:t>
        </w:r>
      </w:ins>
      <w:del w:id="179" w:author="Joy Prokash Debnath" w:date="2024-06-09T00:53:00Z" w16du:dateUtc="2024-06-08T18:53:00Z">
        <w:r w:rsidR="00462CF8" w:rsidRPr="00491CE2" w:rsidDel="000B55B6">
          <w:rPr>
            <w:rFonts w:ascii="Times New Roman" w:eastAsia="Calibri" w:hAnsi="Times New Roman" w:cs="Times New Roman"/>
            <w:szCs w:val="24"/>
            <w:highlight w:val="yellow"/>
            <w:lang w:bidi="ar-SA"/>
            <w:rPrChange w:id="180" w:author="Joy Prokash Debnath" w:date="2024-06-08T23:56:00Z" w16du:dateUtc="2024-06-08T17:56:00Z">
              <w:rPr>
                <w:rFonts w:ascii="Times New Roman" w:eastAsia="Calibri" w:hAnsi="Times New Roman" w:cs="Times New Roman"/>
                <w:szCs w:val="24"/>
                <w:lang w:bidi="ar-SA"/>
              </w:rPr>
            </w:rPrChange>
          </w:rPr>
          <w:delText xml:space="preserve">DSigDB </w:delText>
        </w:r>
      </w:del>
      <w:del w:id="181" w:author="Joy Prokash Debnath" w:date="2024-06-09T00:51:00Z" w16du:dateUtc="2024-06-08T18:51:00Z">
        <w:r w:rsidR="00462CF8" w:rsidRPr="00491CE2" w:rsidDel="000B55B6">
          <w:rPr>
            <w:rFonts w:ascii="Times New Roman" w:eastAsia="Calibri" w:hAnsi="Times New Roman" w:cs="Times New Roman"/>
            <w:szCs w:val="24"/>
            <w:highlight w:val="yellow"/>
            <w:lang w:bidi="ar-SA"/>
            <w:rPrChange w:id="182" w:author="Joy Prokash Debnath" w:date="2024-06-08T23:56:00Z" w16du:dateUtc="2024-06-08T17:56:00Z">
              <w:rPr>
                <w:rFonts w:ascii="Times New Roman" w:eastAsia="Calibri" w:hAnsi="Times New Roman" w:cs="Times New Roman"/>
                <w:szCs w:val="24"/>
                <w:lang w:bidi="ar-SA"/>
              </w:rPr>
            </w:rPrChange>
          </w:rPr>
          <w:delText>of Enrichr websit</w:delText>
        </w:r>
        <w:r w:rsidR="00462CF8" w:rsidRPr="00183ECB" w:rsidDel="000B55B6">
          <w:rPr>
            <w:rFonts w:ascii="Times New Roman" w:eastAsia="Calibri" w:hAnsi="Times New Roman" w:cs="Times New Roman"/>
            <w:szCs w:val="24"/>
            <w:lang w:bidi="ar-SA"/>
          </w:rPr>
          <w:delText>e</w:delText>
        </w:r>
      </w:del>
      <w:r w:rsidR="008037E7" w:rsidRPr="00183ECB">
        <w:rPr>
          <w:rFonts w:ascii="Times New Roman" w:eastAsia="Calibri" w:hAnsi="Times New Roman" w:cs="Times New Roman"/>
          <w:szCs w:val="24"/>
          <w:lang w:bidi="ar-SA"/>
        </w:rPr>
        <w:t xml:space="preserve">, </w:t>
      </w:r>
      <w:r w:rsidR="00534896" w:rsidRPr="00183ECB">
        <w:rPr>
          <w:rFonts w:ascii="Times New Roman" w:eastAsia="Calibri" w:hAnsi="Times New Roman" w:cs="Times New Roman"/>
          <w:szCs w:val="24"/>
          <w:lang w:bidi="ar-SA"/>
        </w:rPr>
        <w:t xml:space="preserve">anticipating that further validation and clinical </w:t>
      </w:r>
      <w:r w:rsidR="00883EEB" w:rsidRPr="00183ECB">
        <w:rPr>
          <w:rFonts w:ascii="Times New Roman" w:eastAsia="Calibri" w:hAnsi="Times New Roman" w:cs="Times New Roman"/>
          <w:szCs w:val="24"/>
          <w:lang w:bidi="ar-SA"/>
        </w:rPr>
        <w:t>trials</w:t>
      </w:r>
      <w:r w:rsidR="00534896" w:rsidRPr="00183ECB">
        <w:rPr>
          <w:rFonts w:ascii="Times New Roman" w:eastAsia="Calibri" w:hAnsi="Times New Roman" w:cs="Times New Roman"/>
          <w:szCs w:val="24"/>
          <w:lang w:bidi="ar-SA"/>
        </w:rPr>
        <w:t xml:space="preserve"> will </w:t>
      </w:r>
      <w:r w:rsidR="00883EEB" w:rsidRPr="00183ECB">
        <w:rPr>
          <w:rFonts w:ascii="Times New Roman" w:eastAsia="Calibri" w:hAnsi="Times New Roman" w:cs="Times New Roman"/>
          <w:szCs w:val="24"/>
          <w:lang w:bidi="ar-SA"/>
        </w:rPr>
        <w:t>catalyze the novel</w:t>
      </w:r>
      <w:r w:rsidR="00266297" w:rsidRPr="00183ECB">
        <w:rPr>
          <w:rFonts w:ascii="Times New Roman" w:eastAsia="Calibri" w:hAnsi="Times New Roman" w:cs="Times New Roman"/>
          <w:szCs w:val="24"/>
          <w:lang w:bidi="ar-SA"/>
        </w:rPr>
        <w:t xml:space="preserve"> </w:t>
      </w:r>
      <w:del w:id="183" w:author="Saifuddin Sarker" w:date="2024-06-08T12:24:00Z" w16du:dateUtc="2024-06-08T06:24:00Z">
        <w:r w:rsidR="00266297" w:rsidRPr="00183ECB" w:rsidDel="00A01C73">
          <w:rPr>
            <w:rFonts w:ascii="Times New Roman" w:eastAsia="Calibri" w:hAnsi="Times New Roman" w:cs="Times New Roman"/>
            <w:szCs w:val="24"/>
            <w:lang w:bidi="ar-SA"/>
          </w:rPr>
          <w:delText xml:space="preserve">biomarker </w:delText>
        </w:r>
        <w:r w:rsidR="00A03506" w:rsidRPr="00183ECB" w:rsidDel="00A01C73">
          <w:rPr>
            <w:rFonts w:ascii="Times New Roman" w:eastAsia="Calibri" w:hAnsi="Times New Roman" w:cs="Times New Roman"/>
            <w:szCs w:val="24"/>
            <w:lang w:bidi="ar-SA"/>
          </w:rPr>
          <w:delText>development and</w:delText>
        </w:r>
        <w:r w:rsidR="00883EEB" w:rsidRPr="00183ECB" w:rsidDel="00A01C73">
          <w:rPr>
            <w:rFonts w:ascii="Times New Roman" w:eastAsia="Calibri" w:hAnsi="Times New Roman" w:cs="Times New Roman"/>
            <w:szCs w:val="24"/>
            <w:lang w:bidi="ar-SA"/>
          </w:rPr>
          <w:delText xml:space="preserve"> </w:delText>
        </w:r>
      </w:del>
      <w:r w:rsidR="00883EEB" w:rsidRPr="00183ECB">
        <w:rPr>
          <w:rFonts w:ascii="Times New Roman" w:eastAsia="Calibri" w:hAnsi="Times New Roman" w:cs="Times New Roman"/>
          <w:szCs w:val="24"/>
          <w:lang w:bidi="ar-SA"/>
        </w:rPr>
        <w:t>therapeutic strategies to combat 2022 MPXV</w:t>
      </w:r>
      <w:r w:rsidR="005F7703" w:rsidRPr="00183ECB">
        <w:rPr>
          <w:rFonts w:ascii="Times New Roman" w:eastAsia="Calibri" w:hAnsi="Times New Roman" w:cs="Times New Roman"/>
          <w:szCs w:val="24"/>
          <w:lang w:bidi="ar-SA"/>
        </w:rPr>
        <w:t>.</w:t>
      </w:r>
      <w:r w:rsidR="005F7703">
        <w:rPr>
          <w:rFonts w:ascii="Times New Roman" w:eastAsia="Calibri" w:hAnsi="Times New Roman" w:cs="Times New Roman"/>
          <w:szCs w:val="24"/>
          <w:lang w:bidi="ar-SA"/>
        </w:rPr>
        <w:t xml:space="preserve"> </w:t>
      </w:r>
      <w:del w:id="184" w:author="Saifuddin Sarker" w:date="2024-06-08T12:25:00Z" w16du:dateUtc="2024-06-08T06:25:00Z">
        <w:r w:rsidR="00082F93" w:rsidDel="00874163">
          <w:rPr>
            <w:rFonts w:ascii="Times New Roman" w:eastAsia="Calibri" w:hAnsi="Times New Roman" w:cs="Times New Roman"/>
            <w:szCs w:val="24"/>
            <w:lang w:bidi="ar-SA"/>
          </w:rPr>
          <w:delText>Overall</w:delText>
        </w:r>
        <w:r w:rsidR="003352F5" w:rsidDel="00874163">
          <w:rPr>
            <w:rFonts w:ascii="Times New Roman" w:eastAsia="Calibri" w:hAnsi="Times New Roman" w:cs="Times New Roman"/>
            <w:szCs w:val="24"/>
            <w:lang w:bidi="ar-SA"/>
          </w:rPr>
          <w:delText>, t</w:delText>
        </w:r>
        <w:r w:rsidRPr="002523F1" w:rsidDel="00874163">
          <w:rPr>
            <w:rFonts w:ascii="Times New Roman" w:eastAsia="Calibri" w:hAnsi="Times New Roman" w:cs="Times New Roman"/>
            <w:szCs w:val="24"/>
            <w:lang w:bidi="ar-SA"/>
          </w:rPr>
          <w:delText xml:space="preserve">his study </w:delText>
        </w:r>
        <w:r w:rsidR="00082F93" w:rsidDel="00874163">
          <w:rPr>
            <w:rFonts w:ascii="Times New Roman" w:eastAsia="Calibri" w:hAnsi="Times New Roman" w:cs="Times New Roman"/>
            <w:szCs w:val="24"/>
            <w:lang w:bidi="ar-SA"/>
          </w:rPr>
          <w:delText>constructed</w:delText>
        </w:r>
        <w:r w:rsidRPr="002523F1" w:rsidDel="00874163">
          <w:rPr>
            <w:rFonts w:ascii="Times New Roman" w:eastAsia="Calibri" w:hAnsi="Times New Roman" w:cs="Times New Roman"/>
            <w:szCs w:val="24"/>
            <w:lang w:bidi="ar-SA"/>
          </w:rPr>
          <w:delText xml:space="preserve"> a foundation for developing diagnostic biomarkers and therapeutic </w:delText>
        </w:r>
        <w:r w:rsidR="00FB2EDA" w:rsidDel="00874163">
          <w:rPr>
            <w:rFonts w:ascii="Times New Roman" w:eastAsia="Calibri" w:hAnsi="Times New Roman" w:cs="Times New Roman"/>
            <w:szCs w:val="24"/>
            <w:lang w:bidi="ar-SA"/>
          </w:rPr>
          <w:delText>targets</w:delText>
        </w:r>
        <w:r w:rsidRPr="002523F1" w:rsidDel="00874163">
          <w:rPr>
            <w:rFonts w:ascii="Times New Roman" w:eastAsia="Calibri" w:hAnsi="Times New Roman" w:cs="Times New Roman"/>
            <w:szCs w:val="24"/>
            <w:lang w:bidi="ar-SA"/>
          </w:rPr>
          <w:delText xml:space="preserve"> to combat the evolving threat of MPXV.</w:delText>
        </w:r>
      </w:del>
      <w:del w:id="185" w:author="Saifuddin Sarker" w:date="2024-06-08T11:50:00Z" w16du:dateUtc="2024-06-08T05:50:00Z">
        <w:r w:rsidRPr="002523F1" w:rsidDel="00210851">
          <w:rPr>
            <w:rFonts w:ascii="Times New Roman" w:eastAsia="Calibri" w:hAnsi="Times New Roman" w:cs="Times New Roman"/>
            <w:szCs w:val="24"/>
            <w:lang w:bidi="ar-SA"/>
          </w:rPr>
          <w:delText xml:space="preserve"> </w:delText>
        </w:r>
        <w:r w:rsidRPr="00772C91" w:rsidDel="00210851">
          <w:rPr>
            <w:rFonts w:ascii="Times New Roman" w:eastAsia="Calibri" w:hAnsi="Times New Roman" w:cs="Times New Roman"/>
            <w:szCs w:val="24"/>
            <w:highlight w:val="cyan"/>
            <w:lang w:bidi="ar-SA"/>
            <w:rPrChange w:id="186" w:author="Joy Prokash Debnath" w:date="2024-06-08T02:34:00Z" w16du:dateUtc="2024-06-07T20:34:00Z">
              <w:rPr>
                <w:rFonts w:ascii="Times New Roman" w:eastAsia="Calibri" w:hAnsi="Times New Roman" w:cs="Times New Roman"/>
                <w:szCs w:val="24"/>
                <w:lang w:bidi="ar-SA"/>
              </w:rPr>
            </w:rPrChange>
          </w:rPr>
          <w:delText>Although further experimental validation is necessary</w:delText>
        </w:r>
        <w:r w:rsidRPr="002523F1" w:rsidDel="00210851">
          <w:rPr>
            <w:rFonts w:ascii="Times New Roman" w:eastAsia="Calibri" w:hAnsi="Times New Roman" w:cs="Times New Roman"/>
            <w:szCs w:val="24"/>
            <w:lang w:bidi="ar-SA"/>
          </w:rPr>
          <w:delText xml:space="preserve">, it is undeniable that our findings may </w:delText>
        </w:r>
        <w:r w:rsidR="001E77A3" w:rsidDel="00210851">
          <w:rPr>
            <w:rFonts w:ascii="Times New Roman" w:eastAsia="Calibri" w:hAnsi="Times New Roman" w:cs="Times New Roman"/>
            <w:szCs w:val="24"/>
            <w:lang w:bidi="ar-SA"/>
          </w:rPr>
          <w:delText>expedite</w:delText>
        </w:r>
        <w:r w:rsidR="001E77A3" w:rsidRPr="002523F1" w:rsidDel="00210851">
          <w:rPr>
            <w:rFonts w:ascii="Times New Roman" w:eastAsia="Calibri" w:hAnsi="Times New Roman" w:cs="Times New Roman"/>
            <w:szCs w:val="24"/>
            <w:lang w:bidi="ar-SA"/>
          </w:rPr>
          <w:delText xml:space="preserve"> </w:delText>
        </w:r>
        <w:r w:rsidRPr="002523F1" w:rsidDel="00210851">
          <w:rPr>
            <w:rFonts w:ascii="Times New Roman" w:eastAsia="Calibri" w:hAnsi="Times New Roman" w:cs="Times New Roman"/>
            <w:szCs w:val="24"/>
            <w:lang w:bidi="ar-SA"/>
          </w:rPr>
          <w:delText>the future research of M</w:delText>
        </w:r>
        <w:r w:rsidR="00CF4135" w:rsidDel="00210851">
          <w:rPr>
            <w:rFonts w:ascii="Times New Roman" w:eastAsia="Calibri" w:hAnsi="Times New Roman" w:cs="Times New Roman"/>
            <w:szCs w:val="24"/>
            <w:lang w:bidi="ar-SA"/>
          </w:rPr>
          <w:delText>PXV</w:delText>
        </w:r>
        <w:r w:rsidRPr="002523F1" w:rsidDel="00210851">
          <w:rPr>
            <w:rFonts w:ascii="Times New Roman" w:eastAsia="Calibri" w:hAnsi="Times New Roman" w:cs="Times New Roman"/>
            <w:szCs w:val="24"/>
            <w:lang w:bidi="ar-SA"/>
          </w:rPr>
          <w:delText>.</w:delText>
        </w:r>
      </w:del>
    </w:p>
    <w:p w14:paraId="191EC846" w14:textId="0E27F49C" w:rsidR="00B14389" w:rsidRPr="00B14389" w:rsidRDefault="00B14389" w:rsidP="002523F1">
      <w:pPr>
        <w:spacing w:line="360" w:lineRule="auto"/>
        <w:jc w:val="both"/>
        <w:rPr>
          <w:rFonts w:ascii="Times New Roman" w:eastAsia="Calibri" w:hAnsi="Times New Roman" w:cs="Times New Roman"/>
          <w:szCs w:val="24"/>
          <w:lang w:bidi="ar-SA"/>
        </w:rPr>
      </w:pPr>
      <w:r w:rsidRPr="00B14389">
        <w:rPr>
          <w:rFonts w:ascii="Times New Roman" w:eastAsia="Calibri" w:hAnsi="Times New Roman" w:cs="Times New Roman"/>
          <w:b/>
          <w:bCs/>
          <w:szCs w:val="24"/>
          <w:lang w:bidi="ar-SA"/>
        </w:rPr>
        <w:t>Keywords</w:t>
      </w:r>
      <w:r>
        <w:rPr>
          <w:rFonts w:ascii="Times New Roman" w:eastAsia="Calibri" w:hAnsi="Times New Roman" w:cs="Times New Roman"/>
          <w:b/>
          <w:bCs/>
          <w:szCs w:val="24"/>
          <w:lang w:bidi="ar-SA"/>
        </w:rPr>
        <w:t xml:space="preserve">: </w:t>
      </w:r>
      <w:r>
        <w:rPr>
          <w:rFonts w:ascii="Times New Roman" w:eastAsia="Calibri" w:hAnsi="Times New Roman" w:cs="Times New Roman"/>
          <w:szCs w:val="24"/>
          <w:lang w:bidi="ar-SA"/>
        </w:rPr>
        <w:t xml:space="preserve">2022 MPXV, Mpox clade IIb, </w:t>
      </w:r>
      <w:del w:id="187" w:author="Saifuddin Sarker" w:date="2024-06-08T10:15:00Z" w16du:dateUtc="2024-06-08T04:15:00Z">
        <w:r w:rsidR="001F182C" w:rsidDel="000D1236">
          <w:rPr>
            <w:rFonts w:ascii="Times New Roman" w:eastAsia="Calibri" w:hAnsi="Times New Roman" w:cs="Times New Roman"/>
            <w:szCs w:val="24"/>
            <w:lang w:bidi="ar-SA"/>
          </w:rPr>
          <w:delText>Exclusive</w:delText>
        </w:r>
      </w:del>
      <w:r w:rsidR="001F182C">
        <w:rPr>
          <w:rFonts w:ascii="Times New Roman" w:eastAsia="Calibri" w:hAnsi="Times New Roman" w:cs="Times New Roman"/>
          <w:szCs w:val="24"/>
          <w:lang w:bidi="ar-SA"/>
        </w:rPr>
        <w:t xml:space="preserve"> </w:t>
      </w:r>
      <w:r>
        <w:rPr>
          <w:rFonts w:ascii="Times New Roman" w:eastAsia="Calibri" w:hAnsi="Times New Roman" w:cs="Times New Roman"/>
          <w:szCs w:val="24"/>
          <w:lang w:bidi="ar-SA"/>
        </w:rPr>
        <w:t>DEGs,</w:t>
      </w:r>
      <w:ins w:id="188" w:author="Saifuddin Sarker" w:date="2024-06-08T12:51:00Z" w16du:dateUtc="2024-06-08T06:51:00Z">
        <w:r w:rsidR="006370C9" w:rsidRPr="006370C9">
          <w:rPr>
            <w:rFonts w:ascii="Times New Roman" w:eastAsia="Calibri" w:hAnsi="Times New Roman" w:cs="Times New Roman"/>
            <w:szCs w:val="24"/>
            <w:lang w:bidi="ar-SA"/>
          </w:rPr>
          <w:t xml:space="preserve"> </w:t>
        </w:r>
        <w:r w:rsidR="006370C9">
          <w:rPr>
            <w:rFonts w:ascii="Times New Roman" w:eastAsia="Calibri" w:hAnsi="Times New Roman" w:cs="Times New Roman"/>
            <w:szCs w:val="24"/>
            <w:lang w:bidi="ar-SA"/>
          </w:rPr>
          <w:t>DGE,</w:t>
        </w:r>
      </w:ins>
      <w:r>
        <w:rPr>
          <w:rFonts w:ascii="Times New Roman" w:eastAsia="Calibri" w:hAnsi="Times New Roman" w:cs="Times New Roman"/>
          <w:szCs w:val="24"/>
          <w:lang w:bidi="ar-SA"/>
        </w:rPr>
        <w:t xml:space="preserve"> </w:t>
      </w:r>
      <w:r w:rsidRPr="004E1B3F">
        <w:rPr>
          <w:rFonts w:ascii="Times New Roman" w:eastAsia="Calibri" w:hAnsi="Times New Roman" w:cs="Times New Roman"/>
          <w:szCs w:val="24"/>
          <w:lang w:bidi="ar-SA"/>
        </w:rPr>
        <w:t>Comparative</w:t>
      </w:r>
      <w:r>
        <w:rPr>
          <w:rFonts w:ascii="Times New Roman" w:eastAsia="Calibri" w:hAnsi="Times New Roman" w:cs="Times New Roman"/>
          <w:szCs w:val="24"/>
          <w:lang w:bidi="ar-SA"/>
        </w:rPr>
        <w:t xml:space="preserve"> </w:t>
      </w:r>
      <w:r w:rsidR="00176D7E">
        <w:rPr>
          <w:rFonts w:ascii="Times New Roman" w:eastAsia="Calibri" w:hAnsi="Times New Roman" w:cs="Times New Roman"/>
          <w:szCs w:val="24"/>
          <w:lang w:bidi="ar-SA"/>
        </w:rPr>
        <w:t>T</w:t>
      </w:r>
      <w:r>
        <w:rPr>
          <w:rFonts w:ascii="Times New Roman" w:eastAsia="Calibri" w:hAnsi="Times New Roman" w:cs="Times New Roman"/>
          <w:szCs w:val="24"/>
          <w:lang w:bidi="ar-SA"/>
        </w:rPr>
        <w:t>ranscriptomics</w:t>
      </w:r>
      <w:ins w:id="189" w:author="Saifuddin Sarker" w:date="2024-06-08T12:51:00Z" w16du:dateUtc="2024-06-08T06:51:00Z">
        <w:r w:rsidR="006370C9">
          <w:rPr>
            <w:rFonts w:ascii="Times New Roman" w:eastAsia="Calibri" w:hAnsi="Times New Roman" w:cs="Times New Roman"/>
            <w:szCs w:val="24"/>
            <w:lang w:bidi="ar-SA"/>
          </w:rPr>
          <w:t xml:space="preserve"> </w:t>
        </w:r>
      </w:ins>
      <w:del w:id="190" w:author="Saifuddin Sarker" w:date="2024-06-08T21:44:00Z" w16du:dateUtc="2024-06-08T15:44:00Z">
        <w:r w:rsidR="00176D7E" w:rsidDel="00A21E97">
          <w:rPr>
            <w:rFonts w:ascii="Times New Roman" w:eastAsia="Calibri" w:hAnsi="Times New Roman" w:cs="Times New Roman"/>
            <w:szCs w:val="24"/>
            <w:lang w:bidi="ar-SA"/>
          </w:rPr>
          <w:delText xml:space="preserve"> </w:delText>
        </w:r>
      </w:del>
      <w:ins w:id="191" w:author="Saifuddin Sarker" w:date="2024-06-08T21:44:00Z" w16du:dateUtc="2024-06-08T15:44:00Z">
        <w:r w:rsidR="00A21E97">
          <w:rPr>
            <w:rFonts w:ascii="Times New Roman" w:eastAsia="Calibri" w:hAnsi="Times New Roman" w:cs="Times New Roman"/>
            <w:szCs w:val="24"/>
            <w:lang w:bidi="ar-SA"/>
          </w:rPr>
          <w:t>Analysis, Network</w:t>
        </w:r>
      </w:ins>
      <w:ins w:id="192" w:author="Saifuddin Sarker" w:date="2024-06-08T10:38:00Z" w16du:dateUtc="2024-06-08T04:38:00Z">
        <w:r w:rsidR="006007B8">
          <w:rPr>
            <w:rFonts w:ascii="Times New Roman" w:eastAsia="Calibri" w:hAnsi="Times New Roman" w:cs="Times New Roman"/>
            <w:szCs w:val="24"/>
            <w:lang w:bidi="ar-SA"/>
          </w:rPr>
          <w:t xml:space="preserve"> </w:t>
        </w:r>
      </w:ins>
      <w:r w:rsidR="00176D7E">
        <w:rPr>
          <w:rFonts w:ascii="Times New Roman" w:eastAsia="Calibri" w:hAnsi="Times New Roman" w:cs="Times New Roman"/>
          <w:szCs w:val="24"/>
          <w:lang w:bidi="ar-SA"/>
        </w:rPr>
        <w:t xml:space="preserve">Analysis, </w:t>
      </w:r>
      <w:r w:rsidR="00AA1E45">
        <w:rPr>
          <w:rFonts w:ascii="Times New Roman" w:eastAsia="Calibri" w:hAnsi="Times New Roman" w:cs="Times New Roman"/>
          <w:szCs w:val="24"/>
          <w:lang w:bidi="ar-SA"/>
        </w:rPr>
        <w:t xml:space="preserve">Diagnostic </w:t>
      </w:r>
      <w:r w:rsidR="00DB5779">
        <w:rPr>
          <w:rFonts w:ascii="Times New Roman" w:eastAsia="Calibri" w:hAnsi="Times New Roman" w:cs="Times New Roman"/>
          <w:szCs w:val="24"/>
          <w:lang w:bidi="ar-SA"/>
        </w:rPr>
        <w:t>M</w:t>
      </w:r>
      <w:r w:rsidR="00AA1E45">
        <w:rPr>
          <w:rFonts w:ascii="Times New Roman" w:eastAsia="Calibri" w:hAnsi="Times New Roman" w:cs="Times New Roman"/>
          <w:szCs w:val="24"/>
          <w:lang w:bidi="ar-SA"/>
        </w:rPr>
        <w:t>odel</w:t>
      </w:r>
      <w:del w:id="193" w:author="Saifuddin Sarker" w:date="2024-06-08T12:51:00Z" w16du:dateUtc="2024-06-08T06:51:00Z">
        <w:r w:rsidR="00AA1E45" w:rsidDel="006370C9">
          <w:rPr>
            <w:rFonts w:ascii="Times New Roman" w:eastAsia="Calibri" w:hAnsi="Times New Roman" w:cs="Times New Roman"/>
            <w:szCs w:val="24"/>
            <w:lang w:bidi="ar-SA"/>
          </w:rPr>
          <w:delText>, Biomarkers</w:delText>
        </w:r>
      </w:del>
      <w:r w:rsidR="00AA1E45">
        <w:rPr>
          <w:rFonts w:ascii="Times New Roman" w:eastAsia="Calibri" w:hAnsi="Times New Roman" w:cs="Times New Roman"/>
          <w:szCs w:val="24"/>
          <w:lang w:bidi="ar-SA"/>
        </w:rPr>
        <w:t xml:space="preserve">, </w:t>
      </w:r>
      <w:r w:rsidR="001A2E4A">
        <w:rPr>
          <w:rFonts w:ascii="Times New Roman" w:eastAsia="Calibri" w:hAnsi="Times New Roman" w:cs="Times New Roman"/>
          <w:szCs w:val="24"/>
          <w:lang w:bidi="ar-SA"/>
        </w:rPr>
        <w:t>Therapeutic Targets,</w:t>
      </w:r>
      <w:r w:rsidR="00AA1E45">
        <w:rPr>
          <w:rFonts w:ascii="Times New Roman" w:eastAsia="Calibri" w:hAnsi="Times New Roman" w:cs="Times New Roman"/>
          <w:szCs w:val="24"/>
          <w:lang w:bidi="ar-SA"/>
        </w:rPr>
        <w:t xml:space="preserve"> </w:t>
      </w:r>
      <w:r w:rsidR="00DB5779">
        <w:rPr>
          <w:rFonts w:ascii="Times New Roman" w:eastAsia="Calibri" w:hAnsi="Times New Roman" w:cs="Times New Roman"/>
          <w:szCs w:val="24"/>
          <w:lang w:bidi="ar-SA"/>
        </w:rPr>
        <w:t>D</w:t>
      </w:r>
      <w:r w:rsidR="00AA1E45">
        <w:rPr>
          <w:rFonts w:ascii="Times New Roman" w:eastAsia="Calibri" w:hAnsi="Times New Roman" w:cs="Times New Roman"/>
          <w:szCs w:val="24"/>
          <w:lang w:bidi="ar-SA"/>
        </w:rPr>
        <w:t>rugs</w:t>
      </w:r>
      <w:r w:rsidR="00DB5779">
        <w:rPr>
          <w:rFonts w:ascii="Times New Roman" w:eastAsia="Calibri" w:hAnsi="Times New Roman" w:cs="Times New Roman"/>
          <w:szCs w:val="24"/>
          <w:lang w:bidi="ar-SA"/>
        </w:rPr>
        <w:t xml:space="preserve"> Prediction</w:t>
      </w:r>
      <w:r w:rsidR="00AA1E45">
        <w:rPr>
          <w:rFonts w:ascii="Times New Roman" w:eastAsia="Calibri" w:hAnsi="Times New Roman" w:cs="Times New Roman"/>
          <w:szCs w:val="24"/>
          <w:lang w:bidi="ar-SA"/>
        </w:rPr>
        <w:t>, Machine Learning</w:t>
      </w:r>
      <w:del w:id="194" w:author="Saifuddin Sarker" w:date="2024-06-08T12:51:00Z" w16du:dateUtc="2024-06-08T06:51:00Z">
        <w:r w:rsidR="00482551" w:rsidDel="006370C9">
          <w:rPr>
            <w:rFonts w:ascii="Times New Roman" w:eastAsia="Calibri" w:hAnsi="Times New Roman" w:cs="Times New Roman"/>
            <w:szCs w:val="24"/>
            <w:lang w:bidi="ar-SA"/>
          </w:rPr>
          <w:delText xml:space="preserve"> (ML)</w:delText>
        </w:r>
      </w:del>
      <w:ins w:id="195" w:author="Joy Prokash Debnath" w:date="2024-06-08T02:36:00Z" w16du:dateUtc="2024-06-07T20:36:00Z">
        <w:del w:id="196" w:author="Saifuddin Sarker" w:date="2024-06-08T12:51:00Z" w16du:dateUtc="2024-06-08T06:51:00Z">
          <w:r w:rsidR="00DE67D9" w:rsidDel="006370C9">
            <w:rPr>
              <w:rFonts w:ascii="Times New Roman" w:eastAsia="Calibri" w:hAnsi="Times New Roman" w:cs="Times New Roman"/>
              <w:szCs w:val="24"/>
              <w:lang w:bidi="ar-SA"/>
            </w:rPr>
            <w:delText>,</w:delText>
          </w:r>
        </w:del>
        <w:del w:id="197" w:author="Saifuddin Sarker" w:date="2024-06-08T10:15:00Z" w16du:dateUtc="2024-06-08T04:15:00Z">
          <w:r w:rsidR="00DE67D9" w:rsidDel="000D1236">
            <w:rPr>
              <w:rFonts w:ascii="Times New Roman" w:eastAsia="Calibri" w:hAnsi="Times New Roman" w:cs="Times New Roman"/>
              <w:szCs w:val="24"/>
              <w:lang w:bidi="ar-SA"/>
            </w:rPr>
            <w:delText xml:space="preserve"> DGE</w:delText>
          </w:r>
        </w:del>
      </w:ins>
      <w:ins w:id="198" w:author="Joy Prokash Debnath" w:date="2024-06-08T02:37:00Z" w16du:dateUtc="2024-06-07T20:37:00Z">
        <w:del w:id="199" w:author="Saifuddin Sarker" w:date="2024-06-08T12:51:00Z" w16du:dateUtc="2024-06-08T06:51:00Z">
          <w:r w:rsidR="00221666" w:rsidDel="006370C9">
            <w:rPr>
              <w:rFonts w:ascii="Times New Roman" w:eastAsia="Calibri" w:hAnsi="Times New Roman" w:cs="Times New Roman"/>
              <w:szCs w:val="24"/>
              <w:lang w:bidi="ar-SA"/>
            </w:rPr>
            <w:delText>.</w:delText>
          </w:r>
        </w:del>
      </w:ins>
    </w:p>
    <w:p w14:paraId="622EEB8E" w14:textId="5823BF90" w:rsidR="00A61A2D" w:rsidRPr="00A61A2D" w:rsidRDefault="009719A2" w:rsidP="00BD3A6E">
      <w:pPr>
        <w:spacing w:line="360" w:lineRule="auto"/>
        <w:jc w:val="both"/>
        <w:rPr>
          <w:rFonts w:ascii="Times New Roman" w:hAnsi="Times New Roman" w:cs="Times New Roman"/>
          <w:b/>
          <w:bCs/>
          <w:szCs w:val="28"/>
        </w:rPr>
      </w:pPr>
      <w:del w:id="200" w:author="Saifuddin Sarker" w:date="2024-06-08T10:48:00Z" w16du:dateUtc="2024-06-08T04:48:00Z">
        <w:r w:rsidDel="00430548">
          <w:rPr>
            <w:rFonts w:ascii="Times New Roman" w:hAnsi="Times New Roman" w:cs="Times New Roman"/>
            <w:b/>
            <w:bCs/>
            <w:szCs w:val="28"/>
          </w:rPr>
          <w:delText>I</w:delText>
        </w:r>
      </w:del>
      <w:r w:rsidR="00AD2D60">
        <w:rPr>
          <w:rFonts w:ascii="Times New Roman" w:hAnsi="Times New Roman" w:cs="Times New Roman"/>
          <w:b/>
          <w:bCs/>
          <w:szCs w:val="28"/>
        </w:rPr>
        <w:t>INTRODUCTION</w:t>
      </w:r>
    </w:p>
    <w:p w14:paraId="3D0F84FF" w14:textId="4A6685DE" w:rsidR="00A61A2D" w:rsidRPr="00A61A2D" w:rsidRDefault="00A61A2D" w:rsidP="00A61A2D">
      <w:pPr>
        <w:spacing w:line="360" w:lineRule="auto"/>
        <w:jc w:val="both"/>
        <w:rPr>
          <w:rFonts w:ascii="Times New Roman" w:hAnsi="Times New Roman" w:cs="Times New Roman"/>
          <w:szCs w:val="28"/>
        </w:rPr>
      </w:pPr>
      <w:bookmarkStart w:id="201" w:name="_Hlk168471811"/>
      <w:r w:rsidRPr="00A61A2D">
        <w:rPr>
          <w:rFonts w:ascii="Times New Roman" w:hAnsi="Times New Roman" w:cs="Times New Roman"/>
          <w:szCs w:val="28"/>
        </w:rPr>
        <w:lastRenderedPageBreak/>
        <w:t>In 2022, an unprecedented Mpox (previously known as Monkeypox) outbreak has been reported in non-endemic regions outside of Africa, including Europe, the United Kingdom, the Middle East, Australia, and North and South America</w:t>
      </w:r>
      <w:del w:id="202" w:author="Saifuddin Sarker" w:date="2024-06-09T12:03:00Z" w16du:dateUtc="2024-06-09T06:03:00Z">
        <w:r w:rsidRPr="00A61A2D" w:rsidDel="000B04D5">
          <w:rPr>
            <w:rFonts w:ascii="Times New Roman" w:hAnsi="Times New Roman" w:cs="Times New Roman"/>
            <w:szCs w:val="28"/>
          </w:rPr>
          <w:delText xml:space="preserve"> </w:delText>
        </w:r>
        <w:bookmarkEnd w:id="201"/>
        <w:r w:rsidRPr="00A61A2D" w:rsidDel="000B04D5">
          <w:rPr>
            <w:rFonts w:ascii="Times New Roman" w:hAnsi="Times New Roman" w:cs="Times New Roman"/>
            <w:szCs w:val="28"/>
          </w:rPr>
          <w:delText>(</w:delText>
        </w:r>
        <w:r w:rsidRPr="00D97D6D" w:rsidDel="000B04D5">
          <w:rPr>
            <w:rFonts w:ascii="Times New Roman" w:hAnsi="Times New Roman" w:cs="Times New Roman"/>
            <w:szCs w:val="28"/>
            <w:highlight w:val="yellow"/>
          </w:rPr>
          <w:delText>Meyer et al., 2002; Nguyen et al., 2021 updated citation after 2022</w:delText>
        </w:r>
        <w:r w:rsidRPr="00A61A2D" w:rsidDel="000B04D5">
          <w:rPr>
            <w:rFonts w:ascii="Times New Roman" w:hAnsi="Times New Roman" w:cs="Times New Roman"/>
            <w:szCs w:val="28"/>
          </w:rPr>
          <w:delText>)</w:delText>
        </w:r>
      </w:del>
      <w:r w:rsidRPr="00A61A2D">
        <w:rPr>
          <w:rFonts w:ascii="Times New Roman" w:hAnsi="Times New Roman" w:cs="Times New Roman"/>
          <w:szCs w:val="28"/>
        </w:rPr>
        <w:t>. Subsequently</w:t>
      </w:r>
      <w:r w:rsidR="00FF5489">
        <w:rPr>
          <w:rFonts w:ascii="Times New Roman" w:hAnsi="Times New Roman" w:cs="Times New Roman"/>
          <w:szCs w:val="28"/>
        </w:rPr>
        <w:t>,</w:t>
      </w:r>
      <w:r w:rsidRPr="00A61A2D">
        <w:rPr>
          <w:rFonts w:ascii="Times New Roman" w:hAnsi="Times New Roman" w:cs="Times New Roman"/>
          <w:szCs w:val="28"/>
        </w:rPr>
        <w:t xml:space="preserve"> as of 31 March 2024, more than 100 nations documented 95,226 positive cases and 185 fatalities, and </w:t>
      </w:r>
      <w:ins w:id="203" w:author="Saifuddin Sarker" w:date="2024-06-08T12:53:00Z" w16du:dateUtc="2024-06-08T06:53:00Z">
        <w:r w:rsidR="00B00D99">
          <w:rPr>
            <w:rFonts w:ascii="Times New Roman" w:hAnsi="Times New Roman" w:cs="Times New Roman"/>
            <w:szCs w:val="28"/>
          </w:rPr>
          <w:t>several</w:t>
        </w:r>
      </w:ins>
      <w:del w:id="204" w:author="Saifuddin Sarker" w:date="2024-06-08T12:53:00Z" w16du:dateUtc="2024-06-08T06:53:00Z">
        <w:r w:rsidRPr="00A61A2D" w:rsidDel="00B00D99">
          <w:rPr>
            <w:rFonts w:ascii="Times New Roman" w:hAnsi="Times New Roman" w:cs="Times New Roman"/>
            <w:szCs w:val="28"/>
          </w:rPr>
          <w:delText>some</w:delText>
        </w:r>
      </w:del>
      <w:r w:rsidRPr="00A61A2D">
        <w:rPr>
          <w:rFonts w:ascii="Times New Roman" w:hAnsi="Times New Roman" w:cs="Times New Roman"/>
          <w:szCs w:val="28"/>
        </w:rPr>
        <w:t xml:space="preserve"> countries including the USA, DR Congo, and Spain experienced a resurgence in Mpox infection at the onset of 2024, according to WHO Monkeypox Dashboard</w:t>
      </w:r>
      <w:ins w:id="205" w:author="Saifuddin Sarker" w:date="2024-06-09T12:03:00Z" w16du:dateUtc="2024-06-09T06:03:00Z">
        <w:r w:rsidR="000B04D5">
          <w:rPr>
            <w:rFonts w:ascii="Times New Roman" w:hAnsi="Times New Roman" w:cs="Times New Roman"/>
            <w:szCs w:val="28"/>
          </w:rPr>
          <w:t xml:space="preserve">. </w:t>
        </w:r>
      </w:ins>
      <w:del w:id="206" w:author="Saifuddin Sarker" w:date="2024-06-09T12:03:00Z" w16du:dateUtc="2024-06-09T06:03:00Z">
        <w:r w:rsidRPr="00A61A2D" w:rsidDel="000B04D5">
          <w:rPr>
            <w:rFonts w:ascii="Times New Roman" w:hAnsi="Times New Roman" w:cs="Times New Roman"/>
            <w:szCs w:val="28"/>
          </w:rPr>
          <w:delText xml:space="preserve"> (</w:delText>
        </w:r>
        <w:r w:rsidDel="000B04D5">
          <w:fldChar w:fldCharType="begin"/>
        </w:r>
        <w:r w:rsidDel="000B04D5">
          <w:delInstrText>HYPERLINK "https://worldhealthorg.shinyapps.io/mpx_global/"</w:delInstrText>
        </w:r>
        <w:r w:rsidDel="000B04D5">
          <w:fldChar w:fldCharType="separate"/>
        </w:r>
        <w:r w:rsidR="00BD3A6E" w:rsidRPr="000E1C32" w:rsidDel="000B04D5">
          <w:rPr>
            <w:rStyle w:val="Hyperlink"/>
            <w:rFonts w:ascii="Times New Roman" w:hAnsi="Times New Roman" w:cs="Times New Roman"/>
            <w:szCs w:val="28"/>
          </w:rPr>
          <w:delText>https://worldhealthorg.shinyapps.io/mpx_global/</w:delText>
        </w:r>
        <w:r w:rsidDel="000B04D5">
          <w:rPr>
            <w:rStyle w:val="Hyperlink"/>
            <w:rFonts w:ascii="Times New Roman" w:hAnsi="Times New Roman" w:cs="Times New Roman"/>
            <w:szCs w:val="28"/>
          </w:rPr>
          <w:fldChar w:fldCharType="end"/>
        </w:r>
        <w:r w:rsidRPr="00A61A2D" w:rsidDel="000B04D5">
          <w:rPr>
            <w:rFonts w:ascii="Times New Roman" w:hAnsi="Times New Roman" w:cs="Times New Roman"/>
            <w:szCs w:val="28"/>
          </w:rPr>
          <w:delText xml:space="preserve">). </w:delText>
        </w:r>
      </w:del>
      <w:r w:rsidRPr="00A61A2D">
        <w:rPr>
          <w:rFonts w:ascii="Times New Roman" w:hAnsi="Times New Roman" w:cs="Times New Roman"/>
          <w:szCs w:val="28"/>
        </w:rPr>
        <w:t xml:space="preserve">Given that 2022 Mpox </w:t>
      </w:r>
      <w:r w:rsidR="00CB156A">
        <w:rPr>
          <w:rFonts w:ascii="Times New Roman" w:hAnsi="Times New Roman" w:cs="Times New Roman"/>
          <w:szCs w:val="28"/>
        </w:rPr>
        <w:t xml:space="preserve">is </w:t>
      </w:r>
      <w:r w:rsidRPr="00A61A2D">
        <w:rPr>
          <w:rFonts w:ascii="Times New Roman" w:hAnsi="Times New Roman" w:cs="Times New Roman"/>
          <w:szCs w:val="28"/>
        </w:rPr>
        <w:t>disseminat</w:t>
      </w:r>
      <w:r w:rsidR="00CB156A">
        <w:rPr>
          <w:rFonts w:ascii="Times New Roman" w:hAnsi="Times New Roman" w:cs="Times New Roman"/>
          <w:szCs w:val="28"/>
        </w:rPr>
        <w:t>ing</w:t>
      </w:r>
      <w:r w:rsidRPr="00A61A2D">
        <w:rPr>
          <w:rFonts w:ascii="Times New Roman" w:hAnsi="Times New Roman" w:cs="Times New Roman"/>
          <w:szCs w:val="28"/>
        </w:rPr>
        <w:t xml:space="preserve"> worldwide, it poses a significant threat to global health and livelihoods</w:t>
      </w:r>
      <w:del w:id="207" w:author="Saifuddin Sarker" w:date="2024-06-09T12:03:00Z" w16du:dateUtc="2024-06-09T06:03:00Z">
        <w:r w:rsidRPr="00A61A2D" w:rsidDel="000B04D5">
          <w:rPr>
            <w:rFonts w:ascii="Times New Roman" w:hAnsi="Times New Roman" w:cs="Times New Roman"/>
            <w:szCs w:val="28"/>
          </w:rPr>
          <w:delText xml:space="preserve"> (D. G. Diven; C. T. Cho &amp; H. A. Wenner)</w:delText>
        </w:r>
      </w:del>
      <w:r w:rsidRPr="00A61A2D">
        <w:rPr>
          <w:rFonts w:ascii="Times New Roman" w:hAnsi="Times New Roman" w:cs="Times New Roman"/>
          <w:szCs w:val="28"/>
        </w:rPr>
        <w:t xml:space="preserve">, driving a great interest </w:t>
      </w:r>
      <w:r w:rsidR="005934E4">
        <w:rPr>
          <w:rFonts w:ascii="Times New Roman" w:hAnsi="Times New Roman" w:cs="Times New Roman"/>
          <w:szCs w:val="28"/>
        </w:rPr>
        <w:t>in</w:t>
      </w:r>
      <w:r w:rsidR="005934E4" w:rsidRPr="00A61A2D">
        <w:rPr>
          <w:rFonts w:ascii="Times New Roman" w:hAnsi="Times New Roman" w:cs="Times New Roman"/>
          <w:szCs w:val="28"/>
        </w:rPr>
        <w:t xml:space="preserve"> </w:t>
      </w:r>
      <w:r w:rsidRPr="00A61A2D">
        <w:rPr>
          <w:rFonts w:ascii="Times New Roman" w:hAnsi="Times New Roman" w:cs="Times New Roman"/>
          <w:szCs w:val="28"/>
        </w:rPr>
        <w:t xml:space="preserve">the broader scientific community.  </w:t>
      </w:r>
    </w:p>
    <w:p w14:paraId="176DFF62" w14:textId="1CB61A29"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Unlike previous Mpox virus clades (I and IIa), a newly emerged zoonotic viral disease (clade IIb- 2022 MPXV) is characterized by a complex and broader spectrum of clinical manifestations</w:t>
      </w:r>
      <w:del w:id="208" w:author="Saifuddin Sarker" w:date="2024-06-09T12:03:00Z" w16du:dateUtc="2024-06-09T06:03:00Z">
        <w:r w:rsidRPr="00A61A2D" w:rsidDel="00831DB2">
          <w:rPr>
            <w:rFonts w:ascii="Times New Roman" w:hAnsi="Times New Roman" w:cs="Times New Roman"/>
            <w:szCs w:val="28"/>
          </w:rPr>
          <w:delText xml:space="preserve"> (A. M. Mccollum and I. K. Damon &amp; Y. Watanabe et al.)</w:delText>
        </w:r>
      </w:del>
      <w:r w:rsidRPr="00A61A2D">
        <w:rPr>
          <w:rFonts w:ascii="Times New Roman" w:hAnsi="Times New Roman" w:cs="Times New Roman"/>
          <w:szCs w:val="28"/>
        </w:rPr>
        <w:t>, with increased infectivity and lower case-fatality rate (1-10%)</w:t>
      </w:r>
      <w:ins w:id="209" w:author="Saifuddin Sarker" w:date="2024-06-09T12:03:00Z" w16du:dateUtc="2024-06-09T06:03:00Z">
        <w:r w:rsidR="00831DB2">
          <w:rPr>
            <w:rFonts w:ascii="Times New Roman" w:hAnsi="Times New Roman" w:cs="Times New Roman"/>
            <w:szCs w:val="28"/>
          </w:rPr>
          <w:t xml:space="preserve">. </w:t>
        </w:r>
      </w:ins>
      <w:del w:id="210" w:author="Saifuddin Sarker" w:date="2024-06-09T12:03:00Z" w16du:dateUtc="2024-06-09T06:03:00Z">
        <w:r w:rsidRPr="00A61A2D" w:rsidDel="00831DB2">
          <w:rPr>
            <w:rFonts w:ascii="Times New Roman" w:hAnsi="Times New Roman" w:cs="Times New Roman"/>
            <w:szCs w:val="28"/>
          </w:rPr>
          <w:delText xml:space="preserve"> (H. Meyer et al.; P. Nguyen et al.). </w:delText>
        </w:r>
      </w:del>
      <w:r w:rsidRPr="00A61A2D">
        <w:rPr>
          <w:rFonts w:ascii="Times New Roman" w:hAnsi="Times New Roman" w:cs="Times New Roman"/>
          <w:szCs w:val="28"/>
        </w:rPr>
        <w:t>Upon exposure with 2022 MPXV in vitro cell models demonstrated significant cellular damage of skin and upregulation of hypoxia-induced genes</w:t>
      </w:r>
      <w:del w:id="211" w:author="Saifuddin Sarker" w:date="2024-06-09T12:03:00Z" w16du:dateUtc="2024-06-09T06:03:00Z">
        <w:r w:rsidRPr="00A61A2D" w:rsidDel="00831DB2">
          <w:rPr>
            <w:rFonts w:ascii="Times New Roman" w:hAnsi="Times New Roman" w:cs="Times New Roman"/>
            <w:szCs w:val="28"/>
          </w:rPr>
          <w:delText xml:space="preserve"> (Y. Watanabe et al.)</w:delText>
        </w:r>
      </w:del>
      <w:r w:rsidRPr="00A61A2D">
        <w:rPr>
          <w:rFonts w:ascii="Times New Roman" w:hAnsi="Times New Roman" w:cs="Times New Roman"/>
          <w:szCs w:val="28"/>
        </w:rPr>
        <w:t xml:space="preserve">, indicating potential dysregulation of different biological functions such as angiogenesis, metabolic programming, cell survival and proliferation, erythropoiesis, tissue remodeling and repair, </w:t>
      </w:r>
      <w:ins w:id="212" w:author="Saifuddin Sarker" w:date="2024-06-08T22:01:00Z" w16du:dateUtc="2024-06-08T16:01:00Z">
        <w:r w:rsidR="002844AD" w:rsidRPr="00541343">
          <w:rPr>
            <w:rFonts w:ascii="Times New Roman" w:hAnsi="Times New Roman" w:cs="Times New Roman"/>
            <w:szCs w:val="28"/>
            <w:highlight w:val="yellow"/>
            <w:rPrChange w:id="213" w:author="Joy Prokash Debnath" w:date="2024-06-09T01:06:00Z" w16du:dateUtc="2024-06-08T19:06:00Z">
              <w:rPr>
                <w:rFonts w:ascii="Times New Roman" w:hAnsi="Times New Roman" w:cs="Times New Roman"/>
                <w:szCs w:val="28"/>
              </w:rPr>
            </w:rPrChange>
          </w:rPr>
          <w:t>oxidative stress</w:t>
        </w:r>
        <w:r w:rsidR="002844AD">
          <w:rPr>
            <w:rFonts w:ascii="Times New Roman" w:hAnsi="Times New Roman" w:cs="Times New Roman"/>
            <w:szCs w:val="28"/>
          </w:rPr>
          <w:t xml:space="preserve">, </w:t>
        </w:r>
      </w:ins>
      <w:r w:rsidRPr="00A61A2D">
        <w:rPr>
          <w:rFonts w:ascii="Times New Roman" w:hAnsi="Times New Roman" w:cs="Times New Roman"/>
          <w:szCs w:val="28"/>
        </w:rPr>
        <w:t>inflammatory response and cell migration and invasion</w:t>
      </w:r>
      <w:del w:id="214" w:author="Saifuddin Sarker" w:date="2024-06-09T12:03:00Z" w16du:dateUtc="2024-06-09T06:03:00Z">
        <w:r w:rsidRPr="00A61A2D" w:rsidDel="00831DB2">
          <w:rPr>
            <w:rFonts w:ascii="Times New Roman" w:hAnsi="Times New Roman" w:cs="Times New Roman"/>
            <w:szCs w:val="28"/>
          </w:rPr>
          <w:delText xml:space="preserve"> (Li et al., 2023; Lum et al., 2022)</w:delText>
        </w:r>
      </w:del>
      <w:r w:rsidRPr="00A61A2D">
        <w:rPr>
          <w:rFonts w:ascii="Times New Roman" w:hAnsi="Times New Roman" w:cs="Times New Roman"/>
          <w:szCs w:val="28"/>
        </w:rPr>
        <w:t xml:space="preserve">. Therefore, it is crucial to study the changes in gene expression by 2022 MPXV infection as </w:t>
      </w:r>
      <w:r w:rsidR="002363DF">
        <w:rPr>
          <w:rFonts w:ascii="Times New Roman" w:hAnsi="Times New Roman" w:cs="Times New Roman"/>
          <w:szCs w:val="28"/>
        </w:rPr>
        <w:t xml:space="preserve">the </w:t>
      </w:r>
      <w:r w:rsidRPr="00A61A2D">
        <w:rPr>
          <w:rFonts w:ascii="Times New Roman" w:hAnsi="Times New Roman" w:cs="Times New Roman"/>
          <w:szCs w:val="28"/>
        </w:rPr>
        <w:t>fundamental question of how this new clade showed such a marked difference</w:t>
      </w:r>
      <w:r w:rsidR="005934E4">
        <w:rPr>
          <w:rFonts w:ascii="Times New Roman" w:hAnsi="Times New Roman" w:cs="Times New Roman"/>
          <w:szCs w:val="28"/>
        </w:rPr>
        <w:t xml:space="preserve"> </w:t>
      </w:r>
      <w:r w:rsidRPr="00A61A2D">
        <w:rPr>
          <w:rFonts w:ascii="Times New Roman" w:hAnsi="Times New Roman" w:cs="Times New Roman"/>
          <w:szCs w:val="28"/>
        </w:rPr>
        <w:t xml:space="preserve">otherwise </w:t>
      </w:r>
      <w:r w:rsidR="002363DF">
        <w:rPr>
          <w:rFonts w:ascii="Times New Roman" w:hAnsi="Times New Roman" w:cs="Times New Roman"/>
          <w:szCs w:val="28"/>
        </w:rPr>
        <w:t>remains</w:t>
      </w:r>
      <w:r w:rsidR="002363DF" w:rsidRPr="00A61A2D">
        <w:rPr>
          <w:rFonts w:ascii="Times New Roman" w:hAnsi="Times New Roman" w:cs="Times New Roman"/>
          <w:szCs w:val="28"/>
        </w:rPr>
        <w:t xml:space="preserve"> </w:t>
      </w:r>
      <w:r w:rsidRPr="00A61A2D">
        <w:rPr>
          <w:rFonts w:ascii="Times New Roman" w:hAnsi="Times New Roman" w:cs="Times New Roman"/>
          <w:szCs w:val="28"/>
        </w:rPr>
        <w:t xml:space="preserve">unanswered. </w:t>
      </w:r>
    </w:p>
    <w:p w14:paraId="71EB16C9" w14:textId="4047F108"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The Monkeypox virus (MPXV) is a dsDNA virus classified within the Orthopoxvirus genus of the Poxviridae family, belonging to the Chordopoxvirinae subfamily</w:t>
      </w:r>
      <w:del w:id="215" w:author="Saifuddin Sarker" w:date="2024-06-09T12:04:00Z" w16du:dateUtc="2024-06-09T06:04:00Z">
        <w:r w:rsidRPr="00A61A2D" w:rsidDel="00E149BA">
          <w:rPr>
            <w:rFonts w:ascii="Times New Roman" w:hAnsi="Times New Roman" w:cs="Times New Roman"/>
            <w:szCs w:val="28"/>
          </w:rPr>
          <w:delText xml:space="preserve"> (Malik et al., 2023; Shchelkunov et al., 2002; Mccollum &amp; Damon, 2014)</w:delText>
        </w:r>
      </w:del>
      <w:r w:rsidRPr="00A61A2D">
        <w:rPr>
          <w:rFonts w:ascii="Times New Roman" w:hAnsi="Times New Roman" w:cs="Times New Roman"/>
          <w:szCs w:val="28"/>
        </w:rPr>
        <w:t>. MPXV infection intricately disrupts NK-cell function, induces lymphopenia, triggers antibody production, elevates blood monocytes and granulocytes, employs strategies for immune evasion, incites cytokine storms, suppresses the host complement system, and engages in antibody-dependent enhancement.</w:t>
      </w:r>
      <w:del w:id="216" w:author="Saifuddin Sarker" w:date="2024-06-09T12:04:00Z" w16du:dateUtc="2024-06-09T06:04:00Z">
        <w:r w:rsidRPr="00A61A2D" w:rsidDel="00F068A3">
          <w:rPr>
            <w:rFonts w:ascii="Times New Roman" w:hAnsi="Times New Roman" w:cs="Times New Roman"/>
            <w:szCs w:val="28"/>
          </w:rPr>
          <w:delText xml:space="preserve"> (Li et al., 2023; Malik et al., 2023; Shchelkunov et al., 2002; Mccollum &amp; Damon, 2014) (Shchelkunov et al., 2002; Mccollum &amp; Damon, 2014).</w:delText>
        </w:r>
      </w:del>
      <w:r w:rsidRPr="00A61A2D">
        <w:rPr>
          <w:rFonts w:ascii="Times New Roman" w:hAnsi="Times New Roman" w:cs="Times New Roman"/>
          <w:szCs w:val="28"/>
        </w:rPr>
        <w:t xml:space="preserve"> </w:t>
      </w:r>
      <w:r w:rsidR="00FE0781">
        <w:rPr>
          <w:rFonts w:ascii="Times New Roman" w:hAnsi="Times New Roman" w:cs="Times New Roman"/>
          <w:szCs w:val="28"/>
        </w:rPr>
        <w:t>In s</w:t>
      </w:r>
      <w:r w:rsidR="003E400A" w:rsidRPr="003E400A">
        <w:rPr>
          <w:rFonts w:ascii="Times New Roman" w:hAnsi="Times New Roman" w:cs="Times New Roman"/>
          <w:szCs w:val="28"/>
        </w:rPr>
        <w:t>evere</w:t>
      </w:r>
      <w:r w:rsidR="00FE0781">
        <w:rPr>
          <w:rFonts w:ascii="Times New Roman" w:hAnsi="Times New Roman" w:cs="Times New Roman"/>
          <w:szCs w:val="28"/>
        </w:rPr>
        <w:t xml:space="preserve"> cases,</w:t>
      </w:r>
      <w:r w:rsidR="003E400A" w:rsidRPr="003E400A">
        <w:rPr>
          <w:rFonts w:ascii="Times New Roman" w:hAnsi="Times New Roman" w:cs="Times New Roman"/>
          <w:szCs w:val="28"/>
        </w:rPr>
        <w:t xml:space="preserve"> </w:t>
      </w:r>
      <w:r w:rsidR="00FC0C74">
        <w:rPr>
          <w:rFonts w:ascii="Times New Roman" w:hAnsi="Times New Roman" w:cs="Times New Roman"/>
          <w:szCs w:val="28"/>
        </w:rPr>
        <w:t xml:space="preserve">MPXV </w:t>
      </w:r>
      <w:r w:rsidR="003E400A" w:rsidRPr="003E400A">
        <w:rPr>
          <w:rFonts w:ascii="Times New Roman" w:hAnsi="Times New Roman" w:cs="Times New Roman"/>
          <w:szCs w:val="28"/>
        </w:rPr>
        <w:t>infections can result in complications including hemorrhagic manifestations, necrotic tissue damage, obstructive pathology, vital organ inflammation, and septicemia</w:t>
      </w:r>
      <w:ins w:id="217" w:author="Saifuddin Sarker" w:date="2024-06-09T12:04:00Z" w16du:dateUtc="2024-06-09T06:04:00Z">
        <w:r w:rsidR="00F068A3">
          <w:rPr>
            <w:rFonts w:ascii="Times New Roman" w:hAnsi="Times New Roman" w:cs="Times New Roman"/>
            <w:szCs w:val="28"/>
          </w:rPr>
          <w:t>.</w:t>
        </w:r>
      </w:ins>
      <w:del w:id="218" w:author="Saifuddin Sarker" w:date="2024-06-09T12:04:00Z" w16du:dateUtc="2024-06-09T06:04:00Z">
        <w:r w:rsidR="003E400A" w:rsidDel="00F068A3">
          <w:rPr>
            <w:rFonts w:ascii="Times New Roman" w:hAnsi="Times New Roman" w:cs="Times New Roman"/>
            <w:szCs w:val="28"/>
          </w:rPr>
          <w:delText xml:space="preserve"> (</w:delText>
        </w:r>
        <w:r w:rsidR="003E400A" w:rsidRPr="00D97D6D" w:rsidDel="00F068A3">
          <w:rPr>
            <w:rFonts w:ascii="Times New Roman" w:hAnsi="Times New Roman" w:cs="Times New Roman"/>
            <w:szCs w:val="28"/>
            <w:highlight w:val="yellow"/>
          </w:rPr>
          <w:delText>https://doi.org/10.1038/s41392-023-01675-2</w:delText>
        </w:r>
        <w:r w:rsidR="003E400A" w:rsidDel="00F068A3">
          <w:rPr>
            <w:rFonts w:ascii="Times New Roman" w:hAnsi="Times New Roman" w:cs="Times New Roman"/>
            <w:szCs w:val="28"/>
          </w:rPr>
          <w:delText>)</w:delText>
        </w:r>
        <w:r w:rsidR="003E400A" w:rsidRPr="003E400A" w:rsidDel="00F068A3">
          <w:rPr>
            <w:rFonts w:ascii="Times New Roman" w:hAnsi="Times New Roman" w:cs="Times New Roman"/>
            <w:szCs w:val="28"/>
          </w:rPr>
          <w:delText>.</w:delText>
        </w:r>
      </w:del>
    </w:p>
    <w:p w14:paraId="62D60219" w14:textId="70107D59"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To date, a</w:t>
      </w:r>
      <w:r w:rsidR="00403108">
        <w:rPr>
          <w:rFonts w:ascii="Times New Roman" w:hAnsi="Times New Roman" w:cs="Times New Roman"/>
          <w:szCs w:val="28"/>
        </w:rPr>
        <w:t xml:space="preserve"> group</w:t>
      </w:r>
      <w:r w:rsidRPr="00A61A2D">
        <w:rPr>
          <w:rFonts w:ascii="Times New Roman" w:hAnsi="Times New Roman" w:cs="Times New Roman"/>
          <w:szCs w:val="28"/>
        </w:rPr>
        <w:t xml:space="preserve"> of studies on 2022 MPXV have focused on virological characterization</w:t>
      </w:r>
      <w:ins w:id="219" w:author="Saifuddin Sarker" w:date="2024-06-10T10:46:00Z" w16du:dateUtc="2024-06-10T04:46:00Z">
        <w:r w:rsidR="001C18B3">
          <w:rPr>
            <w:rFonts w:ascii="Times New Roman" w:hAnsi="Times New Roman" w:cs="Times New Roman"/>
            <w:szCs w:val="28"/>
          </w:rPr>
          <w:t xml:space="preserve"> on human and animal-derived cell lines</w:t>
        </w:r>
      </w:ins>
      <w:r w:rsidRPr="00A61A2D">
        <w:rPr>
          <w:rFonts w:ascii="Times New Roman" w:hAnsi="Times New Roman" w:cs="Times New Roman"/>
          <w:szCs w:val="28"/>
        </w:rPr>
        <w:t>, transcriptomic profiling,</w:t>
      </w:r>
      <w:ins w:id="220" w:author="Saifuddin Sarker" w:date="2024-06-08T21:52:00Z" w16du:dateUtc="2024-06-08T15:52:00Z">
        <w:r w:rsidR="001C6B03">
          <w:rPr>
            <w:rFonts w:ascii="Times New Roman" w:hAnsi="Times New Roman" w:cs="Times New Roman"/>
            <w:szCs w:val="28"/>
          </w:rPr>
          <w:t xml:space="preserve"> crosstalk between other diseases and viruses,</w:t>
        </w:r>
      </w:ins>
      <w:del w:id="221" w:author="Saifuddin Sarker" w:date="2024-06-08T21:50:00Z" w16du:dateUtc="2024-06-08T15:50:00Z">
        <w:r w:rsidRPr="00A61A2D" w:rsidDel="00D64621">
          <w:rPr>
            <w:rFonts w:ascii="Times New Roman" w:hAnsi="Times New Roman" w:cs="Times New Roman"/>
            <w:szCs w:val="28"/>
          </w:rPr>
          <w:delText xml:space="preserve"> and</w:delText>
        </w:r>
      </w:del>
      <w:r w:rsidRPr="00A61A2D">
        <w:rPr>
          <w:rFonts w:ascii="Times New Roman" w:hAnsi="Times New Roman" w:cs="Times New Roman"/>
          <w:szCs w:val="28"/>
        </w:rPr>
        <w:t xml:space="preserve"> diagnostic methodologies</w:t>
      </w:r>
      <w:ins w:id="222" w:author="Saifuddin Sarker" w:date="2024-06-08T21:50:00Z" w16du:dateUtc="2024-06-08T15:50:00Z">
        <w:r w:rsidR="00D64621">
          <w:rPr>
            <w:rFonts w:ascii="Times New Roman" w:hAnsi="Times New Roman" w:cs="Times New Roman"/>
            <w:szCs w:val="28"/>
          </w:rPr>
          <w:t>, and therapeutic applicat</w:t>
        </w:r>
      </w:ins>
      <w:ins w:id="223" w:author="Saifuddin Sarker" w:date="2024-06-08T21:51:00Z" w16du:dateUtc="2024-06-08T15:51:00Z">
        <w:r w:rsidR="00D64621">
          <w:rPr>
            <w:rFonts w:ascii="Times New Roman" w:hAnsi="Times New Roman" w:cs="Times New Roman"/>
            <w:szCs w:val="28"/>
          </w:rPr>
          <w:t>ions</w:t>
        </w:r>
      </w:ins>
      <w:del w:id="224" w:author="Saifuddin Sarker" w:date="2024-06-09T12:04:00Z" w16du:dateUtc="2024-06-09T06:04:00Z">
        <w:r w:rsidRPr="00A61A2D" w:rsidDel="00A01E71">
          <w:rPr>
            <w:rFonts w:ascii="Times New Roman" w:hAnsi="Times New Roman" w:cs="Times New Roman"/>
            <w:szCs w:val="28"/>
          </w:rPr>
          <w:delText xml:space="preserve"> (Kumar et al., 2023; Rubins et al., 2011</w:delText>
        </w:r>
      </w:del>
      <w:del w:id="225" w:author="Saifuddin Sarker" w:date="2024-06-08T21:55:00Z" w16du:dateUtc="2024-06-08T15:55:00Z">
        <w:r w:rsidRPr="00A61A2D" w:rsidDel="001C6B03">
          <w:rPr>
            <w:rFonts w:ascii="Times New Roman" w:hAnsi="Times New Roman" w:cs="Times New Roman"/>
            <w:szCs w:val="28"/>
          </w:rPr>
          <w:delText>)</w:delText>
        </w:r>
      </w:del>
      <w:r w:rsidRPr="00A61A2D">
        <w:rPr>
          <w:rFonts w:ascii="Times New Roman" w:hAnsi="Times New Roman" w:cs="Times New Roman"/>
          <w:szCs w:val="28"/>
        </w:rPr>
        <w:t>.</w:t>
      </w:r>
      <w:ins w:id="226" w:author="Saifuddin Sarker" w:date="2024-06-08T21:51:00Z" w16du:dateUtc="2024-06-08T15:51:00Z">
        <w:r w:rsidR="001C6B03">
          <w:rPr>
            <w:rFonts w:ascii="Times New Roman" w:hAnsi="Times New Roman" w:cs="Times New Roman"/>
            <w:szCs w:val="28"/>
          </w:rPr>
          <w:t xml:space="preserve"> </w:t>
        </w:r>
      </w:ins>
      <w:del w:id="227" w:author="Saifuddin Sarker" w:date="2024-06-08T21:51:00Z" w16du:dateUtc="2024-06-08T15:51:00Z">
        <w:r w:rsidRPr="00A61A2D" w:rsidDel="001C6B03">
          <w:rPr>
            <w:rFonts w:ascii="Times New Roman" w:hAnsi="Times New Roman" w:cs="Times New Roman"/>
            <w:szCs w:val="28"/>
          </w:rPr>
          <w:delText xml:space="preserve"> </w:delText>
        </w:r>
        <w:r w:rsidRPr="000532FE" w:rsidDel="001C6B03">
          <w:rPr>
            <w:rFonts w:ascii="Times New Roman" w:hAnsi="Times New Roman" w:cs="Times New Roman"/>
            <w:szCs w:val="28"/>
            <w:rPrChange w:id="228" w:author="Saifuddin Sarker" w:date="2024-06-09T12:00:00Z" w16du:dateUtc="2024-06-09T06:00:00Z">
              <w:rPr>
                <w:rFonts w:ascii="Times New Roman" w:hAnsi="Times New Roman" w:cs="Times New Roman"/>
                <w:szCs w:val="28"/>
                <w:highlight w:val="yellow"/>
              </w:rPr>
            </w:rPrChange>
          </w:rPr>
          <w:delText>[Put a supportive line for the next line]</w:delText>
        </w:r>
        <w:r w:rsidRPr="000532FE" w:rsidDel="001C6B03">
          <w:rPr>
            <w:rFonts w:ascii="Times New Roman" w:hAnsi="Times New Roman" w:cs="Times New Roman"/>
            <w:szCs w:val="28"/>
          </w:rPr>
          <w:delText xml:space="preserve"> </w:delText>
        </w:r>
      </w:del>
      <w:r w:rsidRPr="000532FE">
        <w:rPr>
          <w:rFonts w:ascii="Times New Roman" w:hAnsi="Times New Roman" w:cs="Times New Roman"/>
          <w:szCs w:val="28"/>
        </w:rPr>
        <w:t xml:space="preserve">Nevertheless, the complete array of computational </w:t>
      </w:r>
      <w:r w:rsidR="003A2C5F" w:rsidRPr="000532FE">
        <w:rPr>
          <w:rFonts w:ascii="Times New Roman" w:hAnsi="Times New Roman" w:cs="Times New Roman"/>
          <w:szCs w:val="28"/>
        </w:rPr>
        <w:t xml:space="preserve">investigations </w:t>
      </w:r>
      <w:r w:rsidRPr="000532FE">
        <w:rPr>
          <w:rFonts w:ascii="Times New Roman" w:hAnsi="Times New Roman" w:cs="Times New Roman"/>
          <w:szCs w:val="28"/>
        </w:rPr>
        <w:t xml:space="preserve">to </w:t>
      </w:r>
      <w:r w:rsidR="002363DF" w:rsidRPr="000532FE">
        <w:rPr>
          <w:rFonts w:ascii="Times New Roman" w:hAnsi="Times New Roman" w:cs="Times New Roman"/>
          <w:szCs w:val="28"/>
        </w:rPr>
        <w:t>highly curated clusters</w:t>
      </w:r>
      <w:r w:rsidRPr="000532FE">
        <w:rPr>
          <w:rFonts w:ascii="Times New Roman" w:hAnsi="Times New Roman" w:cs="Times New Roman"/>
          <w:szCs w:val="28"/>
        </w:rPr>
        <w:t xml:space="preserve"> of Mock</w:t>
      </w:r>
      <w:ins w:id="229" w:author="Joy Prokash Debnath" w:date="2024-06-09T01:09:00Z" w16du:dateUtc="2024-06-08T19:09:00Z">
        <w:r w:rsidR="00541343" w:rsidRPr="000532FE">
          <w:rPr>
            <w:rFonts w:ascii="Times New Roman" w:hAnsi="Times New Roman" w:cs="Times New Roman"/>
            <w:szCs w:val="28"/>
          </w:rPr>
          <w:t xml:space="preserve"> and</w:t>
        </w:r>
      </w:ins>
      <w:del w:id="230" w:author="Joy Prokash Debnath" w:date="2024-06-09T01:09:00Z" w16du:dateUtc="2024-06-08T19:09:00Z">
        <w:r w:rsidRPr="000532FE" w:rsidDel="00541343">
          <w:rPr>
            <w:rFonts w:ascii="Times New Roman" w:hAnsi="Times New Roman" w:cs="Times New Roman"/>
            <w:szCs w:val="28"/>
          </w:rPr>
          <w:delText>,</w:delText>
        </w:r>
      </w:del>
      <w:r w:rsidRPr="000532FE">
        <w:rPr>
          <w:rFonts w:ascii="Times New Roman" w:hAnsi="Times New Roman" w:cs="Times New Roman"/>
          <w:szCs w:val="28"/>
        </w:rPr>
        <w:t xml:space="preserve"> MPXV (Clade I, IIa </w:t>
      </w:r>
      <w:ins w:id="231" w:author="Joy Prokash Debnath" w:date="2024-06-09T01:08:00Z" w16du:dateUtc="2024-06-08T19:08:00Z">
        <w:r w:rsidR="00541343" w:rsidRPr="000532FE">
          <w:rPr>
            <w:rFonts w:ascii="Times New Roman" w:hAnsi="Times New Roman" w:cs="Times New Roman"/>
            <w:szCs w:val="28"/>
          </w:rPr>
          <w:t>,</w:t>
        </w:r>
      </w:ins>
      <w:del w:id="232" w:author="Joy Prokash Debnath" w:date="2024-06-09T01:08:00Z" w16du:dateUtc="2024-06-08T19:08:00Z">
        <w:r w:rsidRPr="000532FE" w:rsidDel="00541343">
          <w:rPr>
            <w:rFonts w:ascii="Times New Roman" w:hAnsi="Times New Roman" w:cs="Times New Roman"/>
            <w:szCs w:val="28"/>
          </w:rPr>
          <w:delText>&amp;</w:delText>
        </w:r>
      </w:del>
      <w:r w:rsidRPr="000532FE">
        <w:rPr>
          <w:rFonts w:ascii="Times New Roman" w:hAnsi="Times New Roman" w:cs="Times New Roman"/>
          <w:szCs w:val="28"/>
        </w:rPr>
        <w:t xml:space="preserve"> IIb</w:t>
      </w:r>
      <w:ins w:id="233" w:author="Joy Prokash Debnath" w:date="2024-06-09T01:08:00Z" w16du:dateUtc="2024-06-08T19:08:00Z">
        <w:r w:rsidR="00541343" w:rsidRPr="000532FE">
          <w:rPr>
            <w:rFonts w:ascii="Times New Roman" w:hAnsi="Times New Roman" w:cs="Times New Roman"/>
            <w:szCs w:val="28"/>
          </w:rPr>
          <w:t xml:space="preserve"> &amp; Zaire</w:t>
        </w:r>
      </w:ins>
      <w:ins w:id="234" w:author="Joy Prokash Debnath" w:date="2024-06-09T01:09:00Z" w16du:dateUtc="2024-06-08T19:09:00Z">
        <w:r w:rsidR="00541343" w:rsidRPr="000532FE">
          <w:rPr>
            <w:rFonts w:ascii="Times New Roman" w:hAnsi="Times New Roman" w:cs="Times New Roman"/>
            <w:szCs w:val="28"/>
          </w:rPr>
          <w:t>)</w:t>
        </w:r>
      </w:ins>
      <w:del w:id="235" w:author="Joy Prokash Debnath" w:date="2024-06-09T01:09:00Z" w16du:dateUtc="2024-06-08T19:09:00Z">
        <w:r w:rsidRPr="000532FE" w:rsidDel="00541343">
          <w:rPr>
            <w:rFonts w:ascii="Times New Roman" w:hAnsi="Times New Roman" w:cs="Times New Roman"/>
            <w:szCs w:val="28"/>
          </w:rPr>
          <w:delText>)</w:delText>
        </w:r>
        <w:r w:rsidR="002363DF" w:rsidRPr="000532FE" w:rsidDel="00541343">
          <w:rPr>
            <w:rFonts w:ascii="Times New Roman" w:hAnsi="Times New Roman" w:cs="Times New Roman"/>
            <w:szCs w:val="28"/>
          </w:rPr>
          <w:delText>,</w:delText>
        </w:r>
        <w:r w:rsidRPr="000532FE" w:rsidDel="00541343">
          <w:rPr>
            <w:rFonts w:ascii="Times New Roman" w:hAnsi="Times New Roman" w:cs="Times New Roman"/>
            <w:szCs w:val="28"/>
          </w:rPr>
          <w:delText xml:space="preserve"> and Killed-MPXV</w:delText>
        </w:r>
      </w:del>
      <w:r w:rsidRPr="000532FE">
        <w:rPr>
          <w:rFonts w:ascii="Times New Roman" w:hAnsi="Times New Roman" w:cs="Times New Roman"/>
          <w:szCs w:val="28"/>
        </w:rPr>
        <w:t xml:space="preserve"> infections to identify differentially expressed genes (DEGs)</w:t>
      </w:r>
      <w:r w:rsidR="00EE4B9C" w:rsidRPr="000532FE">
        <w:rPr>
          <w:rFonts w:ascii="Times New Roman" w:hAnsi="Times New Roman" w:cs="Times New Roman"/>
          <w:szCs w:val="28"/>
        </w:rPr>
        <w:t xml:space="preserve"> exclusive to clade IIb</w:t>
      </w:r>
      <w:r w:rsidRPr="000532FE">
        <w:rPr>
          <w:rFonts w:ascii="Times New Roman" w:hAnsi="Times New Roman" w:cs="Times New Roman"/>
          <w:szCs w:val="28"/>
        </w:rPr>
        <w:t xml:space="preserve"> and </w:t>
      </w:r>
      <w:r w:rsidRPr="000532FE">
        <w:rPr>
          <w:rFonts w:ascii="Times New Roman" w:hAnsi="Times New Roman" w:cs="Times New Roman"/>
          <w:szCs w:val="28"/>
        </w:rPr>
        <w:lastRenderedPageBreak/>
        <w:t>their potential roles in biological function has yet to be fully explored.</w:t>
      </w:r>
      <w:r w:rsidRPr="00A61A2D">
        <w:rPr>
          <w:rFonts w:ascii="Times New Roman" w:hAnsi="Times New Roman" w:cs="Times New Roman"/>
          <w:szCs w:val="28"/>
        </w:rPr>
        <w:t xml:space="preserve"> </w:t>
      </w:r>
      <w:del w:id="236" w:author="Saifuddin Sarker" w:date="2024-06-09T14:02:00Z" w16du:dateUtc="2024-06-09T08:02:00Z">
        <w:r w:rsidRPr="00A61A2D" w:rsidDel="00AB3A91">
          <w:rPr>
            <w:rFonts w:ascii="Times New Roman" w:hAnsi="Times New Roman" w:cs="Times New Roman"/>
            <w:szCs w:val="28"/>
          </w:rPr>
          <w:delText xml:space="preserve">Comprehensive </w:delText>
        </w:r>
      </w:del>
      <w:ins w:id="237" w:author="Saifuddin Sarker" w:date="2024-06-09T14:02:00Z" w16du:dateUtc="2024-06-09T08:02:00Z">
        <w:r w:rsidR="00AB3A91">
          <w:rPr>
            <w:rFonts w:ascii="Times New Roman" w:hAnsi="Times New Roman" w:cs="Times New Roman"/>
            <w:szCs w:val="28"/>
          </w:rPr>
          <w:t>A comprehensive</w:t>
        </w:r>
        <w:r w:rsidR="00AB3A91" w:rsidRPr="00A61A2D">
          <w:rPr>
            <w:rFonts w:ascii="Times New Roman" w:hAnsi="Times New Roman" w:cs="Times New Roman"/>
            <w:szCs w:val="28"/>
          </w:rPr>
          <w:t xml:space="preserve"> </w:t>
        </w:r>
      </w:ins>
      <w:ins w:id="238" w:author="Saifuddin Sarker" w:date="2024-06-09T14:01:00Z" w16du:dateUtc="2024-06-09T08:01:00Z">
        <w:r w:rsidR="00AB3A91">
          <w:rPr>
            <w:rFonts w:ascii="Times New Roman" w:hAnsi="Times New Roman" w:cs="Times New Roman"/>
            <w:szCs w:val="28"/>
          </w:rPr>
          <w:t>study</w:t>
        </w:r>
      </w:ins>
      <w:del w:id="239" w:author="Saifuddin Sarker" w:date="2024-06-09T14:01:00Z" w16du:dateUtc="2024-06-09T08:01:00Z">
        <w:r w:rsidRPr="00A61A2D" w:rsidDel="00AB3A91">
          <w:rPr>
            <w:rFonts w:ascii="Times New Roman" w:hAnsi="Times New Roman" w:cs="Times New Roman"/>
            <w:szCs w:val="28"/>
          </w:rPr>
          <w:delText>analysis</w:delText>
        </w:r>
      </w:del>
      <w:r w:rsidRPr="00A61A2D">
        <w:rPr>
          <w:rFonts w:ascii="Times New Roman" w:hAnsi="Times New Roman" w:cs="Times New Roman"/>
          <w:szCs w:val="28"/>
        </w:rPr>
        <w:t xml:space="preserve"> of DEGs could be pivotal to </w:t>
      </w:r>
      <w:r w:rsidR="002363DF">
        <w:rPr>
          <w:rFonts w:ascii="Times New Roman" w:hAnsi="Times New Roman" w:cs="Times New Roman"/>
          <w:szCs w:val="28"/>
        </w:rPr>
        <w:t>understanding</w:t>
      </w:r>
      <w:r w:rsidR="002363DF" w:rsidRPr="00A61A2D">
        <w:rPr>
          <w:rFonts w:ascii="Times New Roman" w:hAnsi="Times New Roman" w:cs="Times New Roman"/>
          <w:szCs w:val="28"/>
        </w:rPr>
        <w:t xml:space="preserve"> </w:t>
      </w:r>
      <w:r w:rsidRPr="00A61A2D">
        <w:rPr>
          <w:rFonts w:ascii="Times New Roman" w:hAnsi="Times New Roman" w:cs="Times New Roman"/>
          <w:szCs w:val="28"/>
        </w:rPr>
        <w:t>pathogenesis, immune response profiling, disease severity and outcomes, antiviral resistance mechanisms,</w:t>
      </w:r>
      <w:ins w:id="240" w:author="Saifuddin Sarker" w:date="2024-06-09T12:01:00Z" w16du:dateUtc="2024-06-09T06:01:00Z">
        <w:r w:rsidR="000532FE">
          <w:rPr>
            <w:rFonts w:ascii="Times New Roman" w:hAnsi="Times New Roman" w:cs="Times New Roman"/>
            <w:szCs w:val="28"/>
          </w:rPr>
          <w:t xml:space="preserve"> biomarker</w:t>
        </w:r>
      </w:ins>
      <w:ins w:id="241" w:author="Saifuddin Sarker" w:date="2024-06-09T12:02:00Z" w16du:dateUtc="2024-06-09T06:02:00Z">
        <w:r w:rsidR="000532FE">
          <w:rPr>
            <w:rFonts w:ascii="Times New Roman" w:hAnsi="Times New Roman" w:cs="Times New Roman"/>
            <w:szCs w:val="28"/>
          </w:rPr>
          <w:t>s</w:t>
        </w:r>
      </w:ins>
      <w:ins w:id="242" w:author="Saifuddin Sarker" w:date="2024-06-09T12:01:00Z" w16du:dateUtc="2024-06-09T06:01:00Z">
        <w:r w:rsidR="000532FE">
          <w:rPr>
            <w:rFonts w:ascii="Times New Roman" w:hAnsi="Times New Roman" w:cs="Times New Roman"/>
            <w:szCs w:val="28"/>
          </w:rPr>
          <w:t xml:space="preserve"> and thera</w:t>
        </w:r>
      </w:ins>
      <w:ins w:id="243" w:author="Saifuddin Sarker" w:date="2024-06-09T12:02:00Z" w16du:dateUtc="2024-06-09T06:02:00Z">
        <w:r w:rsidR="000532FE">
          <w:rPr>
            <w:rFonts w:ascii="Times New Roman" w:hAnsi="Times New Roman" w:cs="Times New Roman"/>
            <w:szCs w:val="28"/>
          </w:rPr>
          <w:t>peutic targets evaluation,</w:t>
        </w:r>
      </w:ins>
      <w:r w:rsidRPr="00A61A2D">
        <w:rPr>
          <w:rFonts w:ascii="Times New Roman" w:hAnsi="Times New Roman" w:cs="Times New Roman"/>
          <w:szCs w:val="28"/>
        </w:rPr>
        <w:t xml:space="preserve"> </w:t>
      </w:r>
      <w:r w:rsidR="002363DF">
        <w:rPr>
          <w:rFonts w:ascii="Times New Roman" w:hAnsi="Times New Roman" w:cs="Times New Roman"/>
          <w:szCs w:val="28"/>
        </w:rPr>
        <w:t xml:space="preserve">and </w:t>
      </w:r>
      <w:r w:rsidRPr="00A61A2D">
        <w:rPr>
          <w:rFonts w:ascii="Times New Roman" w:hAnsi="Times New Roman" w:cs="Times New Roman"/>
          <w:szCs w:val="28"/>
        </w:rPr>
        <w:t xml:space="preserve">epidemiological insight for tracking and controlling </w:t>
      </w:r>
      <w:r w:rsidR="002363DF">
        <w:rPr>
          <w:rFonts w:ascii="Times New Roman" w:hAnsi="Times New Roman" w:cs="Times New Roman"/>
          <w:szCs w:val="28"/>
        </w:rPr>
        <w:t xml:space="preserve">the </w:t>
      </w:r>
      <w:r w:rsidRPr="00A61A2D">
        <w:rPr>
          <w:rFonts w:ascii="Times New Roman" w:hAnsi="Times New Roman" w:cs="Times New Roman"/>
          <w:szCs w:val="28"/>
        </w:rPr>
        <w:t xml:space="preserve">next outbreak. </w:t>
      </w:r>
    </w:p>
    <w:p w14:paraId="24162990" w14:textId="0F3B5B8B" w:rsidR="00E0595A" w:rsidRDefault="00F51344" w:rsidP="00A61A2D">
      <w:pPr>
        <w:spacing w:line="360" w:lineRule="auto"/>
        <w:jc w:val="both"/>
        <w:rPr>
          <w:rFonts w:ascii="Times New Roman" w:hAnsi="Times New Roman" w:cs="Times New Roman"/>
          <w:b/>
          <w:bCs/>
          <w:sz w:val="28"/>
          <w:szCs w:val="32"/>
        </w:rPr>
      </w:pPr>
      <w:r w:rsidRPr="00F51344">
        <w:rPr>
          <w:rFonts w:ascii="Times New Roman" w:hAnsi="Times New Roman" w:cs="Times New Roman"/>
          <w:szCs w:val="28"/>
        </w:rPr>
        <w:t>In this study, we aimed to elucidate the molecular changes induced by the 2022 MPXV in various human cell lines</w:t>
      </w:r>
      <w:r w:rsidR="00E02E2B">
        <w:rPr>
          <w:rFonts w:ascii="Times New Roman" w:hAnsi="Times New Roman" w:cs="Times New Roman"/>
          <w:szCs w:val="28"/>
        </w:rPr>
        <w:t>,</w:t>
      </w:r>
      <w:r w:rsidR="002363DF" w:rsidRPr="00A61A2D">
        <w:rPr>
          <w:rFonts w:ascii="Times New Roman" w:hAnsi="Times New Roman" w:cs="Times New Roman"/>
          <w:szCs w:val="28"/>
        </w:rPr>
        <w:t xml:space="preserve"> </w:t>
      </w:r>
      <w:r w:rsidR="00A61A2D" w:rsidRPr="00A61A2D">
        <w:rPr>
          <w:rFonts w:ascii="Times New Roman" w:hAnsi="Times New Roman" w:cs="Times New Roman"/>
          <w:szCs w:val="28"/>
        </w:rPr>
        <w:t>and we hypothesized that certain DEGs might be responsible for alterations in biological functions and the development of critical illness and that those genes might represent biomarkers and antiviral targets. To test these hypotheses</w:t>
      </w:r>
      <w:r w:rsidR="00137EB6">
        <w:rPr>
          <w:rFonts w:ascii="Times New Roman" w:hAnsi="Times New Roman" w:cs="Times New Roman"/>
          <w:szCs w:val="28"/>
        </w:rPr>
        <w:t xml:space="preserve"> </w:t>
      </w:r>
      <w:r w:rsidR="00137EB6" w:rsidRPr="00137EB6">
        <w:rPr>
          <w:rFonts w:ascii="Times New Roman" w:hAnsi="Times New Roman" w:cs="Times New Roman"/>
          <w:i/>
          <w:iCs/>
          <w:szCs w:val="28"/>
        </w:rPr>
        <w:t>in silico</w:t>
      </w:r>
      <w:r w:rsidR="00A61A2D" w:rsidRPr="00A61A2D">
        <w:rPr>
          <w:rFonts w:ascii="Times New Roman" w:hAnsi="Times New Roman" w:cs="Times New Roman"/>
          <w:szCs w:val="28"/>
        </w:rPr>
        <w:t>, we selected both microarray and RNA</w:t>
      </w:r>
      <w:r w:rsidR="00477600">
        <w:rPr>
          <w:rFonts w:ascii="Times New Roman" w:hAnsi="Times New Roman" w:cs="Times New Roman"/>
          <w:szCs w:val="28"/>
        </w:rPr>
        <w:t>-</w:t>
      </w:r>
      <w:r w:rsidR="00A61A2D" w:rsidRPr="00A61A2D">
        <w:rPr>
          <w:rFonts w:ascii="Times New Roman" w:hAnsi="Times New Roman" w:cs="Times New Roman"/>
          <w:szCs w:val="28"/>
        </w:rPr>
        <w:t xml:space="preserve">seq datasets to scrutinize the transcriptome of monkeypox-infected cell lines, including monocyte, dermal fibroblast, macrophage, Hela cell, keratinocyte, and stem cell‐derived colon organoids, with a meta-analytic approach which guides to select </w:t>
      </w:r>
      <w:r w:rsidR="002363DF">
        <w:rPr>
          <w:rFonts w:ascii="Times New Roman" w:hAnsi="Times New Roman" w:cs="Times New Roman"/>
          <w:szCs w:val="28"/>
        </w:rPr>
        <w:t xml:space="preserve">the </w:t>
      </w:r>
      <w:r w:rsidR="00A61A2D" w:rsidRPr="00A61A2D">
        <w:rPr>
          <w:rFonts w:ascii="Times New Roman" w:hAnsi="Times New Roman" w:cs="Times New Roman"/>
          <w:szCs w:val="28"/>
        </w:rPr>
        <w:t>preferred dataset to extract exclusive DEGs</w:t>
      </w:r>
      <w:r w:rsidR="006D3DB4">
        <w:rPr>
          <w:rFonts w:ascii="Times New Roman" w:hAnsi="Times New Roman" w:cs="Times New Roman"/>
          <w:szCs w:val="28"/>
        </w:rPr>
        <w:t xml:space="preserve">. </w:t>
      </w:r>
      <w:r w:rsidR="00C81B29" w:rsidRPr="00C81B29">
        <w:rPr>
          <w:rFonts w:ascii="Times New Roman" w:hAnsi="Times New Roman" w:cs="Times New Roman"/>
          <w:szCs w:val="28"/>
        </w:rPr>
        <w:t xml:space="preserve">Comprehensive functional analyses were performed using various bioinformatics tools to validate the role of identified DEGs in host-virus interactions, immune response, viral replication, and pathogenesis. </w:t>
      </w:r>
      <w:r w:rsidR="00517779" w:rsidRPr="005E7535">
        <w:rPr>
          <w:rFonts w:ascii="Times New Roman" w:hAnsi="Times New Roman" w:cs="Times New Roman"/>
          <w:szCs w:val="28"/>
        </w:rPr>
        <w:t>Additionally,</w:t>
      </w:r>
      <w:r w:rsidR="006D3DB4">
        <w:rPr>
          <w:rFonts w:ascii="Times New Roman" w:hAnsi="Times New Roman" w:cs="Times New Roman"/>
          <w:szCs w:val="28"/>
        </w:rPr>
        <w:t xml:space="preserve"> </w:t>
      </w:r>
      <w:r w:rsidR="00704ABF">
        <w:rPr>
          <w:rFonts w:ascii="Times New Roman" w:hAnsi="Times New Roman" w:cs="Times New Roman"/>
          <w:szCs w:val="28"/>
        </w:rPr>
        <w:t>i</w:t>
      </w:r>
      <w:r w:rsidR="006D3DB4">
        <w:rPr>
          <w:rFonts w:ascii="Times New Roman" w:hAnsi="Times New Roman" w:cs="Times New Roman"/>
          <w:szCs w:val="28"/>
        </w:rPr>
        <w:t xml:space="preserve">dentified DEGs were subjected </w:t>
      </w:r>
      <w:r w:rsidR="005E7535" w:rsidRPr="005E7535">
        <w:rPr>
          <w:rFonts w:ascii="Times New Roman" w:hAnsi="Times New Roman" w:cs="Times New Roman"/>
          <w:szCs w:val="28"/>
        </w:rPr>
        <w:t xml:space="preserve">to biomarker prediction using </w:t>
      </w:r>
      <w:ins w:id="244" w:author="Saifuddin Sarker" w:date="2024-06-08T22:04:00Z" w16du:dateUtc="2024-06-08T16:04:00Z">
        <w:r w:rsidR="00AC0FB7">
          <w:rPr>
            <w:rFonts w:ascii="Times New Roman" w:hAnsi="Times New Roman" w:cs="Times New Roman"/>
            <w:szCs w:val="28"/>
          </w:rPr>
          <w:t>two</w:t>
        </w:r>
      </w:ins>
      <w:del w:id="245" w:author="Saifuddin Sarker" w:date="2024-06-08T22:04:00Z" w16du:dateUtc="2024-06-08T16:04:00Z">
        <w:r w:rsidR="005E7535" w:rsidRPr="005E7535" w:rsidDel="00AC0FB7">
          <w:rPr>
            <w:rFonts w:ascii="Times New Roman" w:hAnsi="Times New Roman" w:cs="Times New Roman"/>
            <w:szCs w:val="28"/>
          </w:rPr>
          <w:delText>a</w:delText>
        </w:r>
      </w:del>
      <w:r w:rsidR="005E7535" w:rsidRPr="005E7535">
        <w:rPr>
          <w:rFonts w:ascii="Times New Roman" w:hAnsi="Times New Roman" w:cs="Times New Roman"/>
          <w:szCs w:val="28"/>
        </w:rPr>
        <w:t xml:space="preserve"> machine learning</w:t>
      </w:r>
      <w:r w:rsidR="00BD062C">
        <w:rPr>
          <w:rFonts w:ascii="Times New Roman" w:hAnsi="Times New Roman" w:cs="Times New Roman"/>
          <w:szCs w:val="28"/>
        </w:rPr>
        <w:t xml:space="preserve"> (ML)</w:t>
      </w:r>
      <w:r w:rsidR="005E7535" w:rsidRPr="005E7535">
        <w:rPr>
          <w:rFonts w:ascii="Times New Roman" w:hAnsi="Times New Roman" w:cs="Times New Roman"/>
          <w:szCs w:val="28"/>
        </w:rPr>
        <w:t xml:space="preserve"> model</w:t>
      </w:r>
      <w:ins w:id="246" w:author="Saifuddin Sarker" w:date="2024-06-08T22:04:00Z" w16du:dateUtc="2024-06-08T16:04:00Z">
        <w:r w:rsidR="00AC0FB7">
          <w:rPr>
            <w:rFonts w:ascii="Times New Roman" w:hAnsi="Times New Roman" w:cs="Times New Roman"/>
            <w:szCs w:val="28"/>
          </w:rPr>
          <w:t>s</w:t>
        </w:r>
      </w:ins>
      <w:r w:rsidR="005E7535" w:rsidRPr="005E7535">
        <w:rPr>
          <w:rFonts w:ascii="Times New Roman" w:hAnsi="Times New Roman" w:cs="Times New Roman"/>
          <w:szCs w:val="28"/>
        </w:rPr>
        <w:t xml:space="preserve"> and further targeted for predicting the top 10 therapeutic drugs.</w:t>
      </w:r>
      <w:r w:rsidR="00A61A2D" w:rsidRPr="00A61A2D">
        <w:rPr>
          <w:rFonts w:ascii="Times New Roman" w:hAnsi="Times New Roman" w:cs="Times New Roman"/>
          <w:szCs w:val="28"/>
        </w:rPr>
        <w:t xml:space="preserve"> Thus, the study of discovered DEGs could serve as invaluable biological tools </w:t>
      </w:r>
      <w:r w:rsidR="00A61A2D" w:rsidRPr="000E6926">
        <w:rPr>
          <w:rFonts w:ascii="Times New Roman" w:hAnsi="Times New Roman" w:cs="Times New Roman"/>
          <w:szCs w:val="28"/>
        </w:rPr>
        <w:t xml:space="preserve">in </w:t>
      </w:r>
      <w:del w:id="247" w:author="Saifuddin Sarker" w:date="2024-06-08T22:03:00Z" w16du:dateUtc="2024-06-08T16:03:00Z">
        <w:r w:rsidR="00A61A2D" w:rsidRPr="000E6926" w:rsidDel="00915B7E">
          <w:rPr>
            <w:rFonts w:ascii="Times New Roman" w:hAnsi="Times New Roman" w:cs="Times New Roman"/>
            <w:szCs w:val="28"/>
          </w:rPr>
          <w:delText>the identification of</w:delText>
        </w:r>
      </w:del>
      <w:ins w:id="248" w:author="Saifuddin Sarker" w:date="2024-06-08T22:03:00Z" w16du:dateUtc="2024-06-08T16:03:00Z">
        <w:r w:rsidR="00915B7E" w:rsidRPr="000E6926">
          <w:rPr>
            <w:rFonts w:ascii="Times New Roman" w:hAnsi="Times New Roman" w:cs="Times New Roman"/>
            <w:szCs w:val="28"/>
          </w:rPr>
          <w:t>identifying</w:t>
        </w:r>
      </w:ins>
      <w:r w:rsidR="00A61A2D" w:rsidRPr="000E6926">
        <w:rPr>
          <w:rFonts w:ascii="Times New Roman" w:hAnsi="Times New Roman" w:cs="Times New Roman"/>
          <w:szCs w:val="28"/>
        </w:rPr>
        <w:t xml:space="preserve"> biomarkers</w:t>
      </w:r>
      <w:del w:id="249" w:author="Saifuddin Sarker" w:date="2024-06-08T22:03:00Z" w16du:dateUtc="2024-06-08T16:03:00Z">
        <w:r w:rsidR="00A61A2D" w:rsidRPr="000E6926" w:rsidDel="00915B7E">
          <w:rPr>
            <w:rFonts w:ascii="Times New Roman" w:hAnsi="Times New Roman" w:cs="Times New Roman"/>
            <w:szCs w:val="28"/>
          </w:rPr>
          <w:delText xml:space="preserve"> and therapeutic targets, as well as</w:delText>
        </w:r>
      </w:del>
      <w:ins w:id="250" w:author="Saifuddin Sarker" w:date="2024-06-08T22:03:00Z" w16du:dateUtc="2024-06-08T16:03:00Z">
        <w:r w:rsidR="00915B7E" w:rsidRPr="000E6926">
          <w:rPr>
            <w:rFonts w:ascii="Times New Roman" w:hAnsi="Times New Roman" w:cs="Times New Roman"/>
            <w:szCs w:val="28"/>
          </w:rPr>
          <w:t xml:space="preserve">, therapeutic </w:t>
        </w:r>
      </w:ins>
      <w:ins w:id="251" w:author="Joy Prokash Debnath" w:date="2024-06-09T01:12:00Z" w16du:dateUtc="2024-06-08T19:12:00Z">
        <w:r w:rsidR="000E6926" w:rsidRPr="000E6926">
          <w:rPr>
            <w:rFonts w:ascii="Times New Roman" w:hAnsi="Times New Roman" w:cs="Times New Roman"/>
            <w:szCs w:val="28"/>
            <w:rPrChange w:id="252" w:author="Joy Prokash Debnath" w:date="2024-06-09T01:13:00Z" w16du:dateUtc="2024-06-08T19:13:00Z">
              <w:rPr>
                <w:rFonts w:ascii="Times New Roman" w:hAnsi="Times New Roman" w:cs="Times New Roman"/>
                <w:szCs w:val="28"/>
                <w:highlight w:val="yellow"/>
              </w:rPr>
            </w:rPrChange>
          </w:rPr>
          <w:t>interest</w:t>
        </w:r>
      </w:ins>
      <w:ins w:id="253" w:author="Saifuddin Sarker" w:date="2024-06-09T12:05:00Z" w16du:dateUtc="2024-06-09T06:05:00Z">
        <w:r w:rsidR="0087568B">
          <w:rPr>
            <w:rFonts w:ascii="Times New Roman" w:hAnsi="Times New Roman" w:cs="Times New Roman"/>
            <w:szCs w:val="28"/>
          </w:rPr>
          <w:t>,</w:t>
        </w:r>
      </w:ins>
      <w:ins w:id="254" w:author="Saifuddin Sarker" w:date="2024-06-08T22:03:00Z" w16du:dateUtc="2024-06-08T16:03:00Z">
        <w:del w:id="255" w:author="Joy Prokash Debnath" w:date="2024-06-09T01:12:00Z" w16du:dateUtc="2024-06-08T19:12:00Z">
          <w:r w:rsidR="00915B7E" w:rsidRPr="000E6926" w:rsidDel="000E6926">
            <w:rPr>
              <w:rFonts w:ascii="Times New Roman" w:hAnsi="Times New Roman" w:cs="Times New Roman"/>
              <w:szCs w:val="28"/>
            </w:rPr>
            <w:delText>targets</w:delText>
          </w:r>
        </w:del>
        <w:del w:id="256" w:author="Joy Prokash Debnath" w:date="2024-06-09T01:11:00Z" w16du:dateUtc="2024-06-08T19:11:00Z">
          <w:r w:rsidR="00915B7E" w:rsidRPr="000E6926" w:rsidDel="000E6926">
            <w:rPr>
              <w:rFonts w:ascii="Times New Roman" w:hAnsi="Times New Roman" w:cs="Times New Roman"/>
              <w:szCs w:val="28"/>
            </w:rPr>
            <w:delText>,</w:delText>
          </w:r>
        </w:del>
        <w:r w:rsidR="00915B7E" w:rsidRPr="000E6926">
          <w:rPr>
            <w:rFonts w:ascii="Times New Roman" w:hAnsi="Times New Roman" w:cs="Times New Roman"/>
            <w:szCs w:val="28"/>
          </w:rPr>
          <w:t xml:space="preserve"> and</w:t>
        </w:r>
      </w:ins>
      <w:del w:id="257" w:author="Saifuddin Sarker" w:date="2024-06-08T22:03:00Z" w16du:dateUtc="2024-06-08T16:03:00Z">
        <w:r w:rsidR="00A61A2D" w:rsidRPr="000E6926" w:rsidDel="00915B7E">
          <w:rPr>
            <w:rFonts w:ascii="Times New Roman" w:hAnsi="Times New Roman" w:cs="Times New Roman"/>
            <w:szCs w:val="28"/>
          </w:rPr>
          <w:delText xml:space="preserve"> in the development of</w:delText>
        </w:r>
      </w:del>
      <w:r w:rsidR="00A61A2D" w:rsidRPr="000E6926">
        <w:rPr>
          <w:rFonts w:ascii="Times New Roman" w:hAnsi="Times New Roman" w:cs="Times New Roman"/>
          <w:szCs w:val="28"/>
        </w:rPr>
        <w:t xml:space="preserve"> </w:t>
      </w:r>
      <w:ins w:id="258" w:author="Joy Prokash Debnath" w:date="2024-06-09T01:12:00Z" w16du:dateUtc="2024-06-08T19:12:00Z">
        <w:r w:rsidR="000E6926" w:rsidRPr="000E6926">
          <w:rPr>
            <w:rFonts w:ascii="Times New Roman" w:hAnsi="Times New Roman" w:cs="Times New Roman"/>
            <w:szCs w:val="28"/>
            <w:rPrChange w:id="259" w:author="Joy Prokash Debnath" w:date="2024-06-09T01:13:00Z" w16du:dateUtc="2024-06-08T19:13:00Z">
              <w:rPr>
                <w:rFonts w:ascii="Times New Roman" w:hAnsi="Times New Roman" w:cs="Times New Roman"/>
                <w:szCs w:val="28"/>
                <w:highlight w:val="yellow"/>
              </w:rPr>
            </w:rPrChange>
          </w:rPr>
          <w:t xml:space="preserve">developing </w:t>
        </w:r>
      </w:ins>
      <w:r w:rsidR="00A61A2D" w:rsidRPr="000E6926">
        <w:rPr>
          <w:rFonts w:ascii="Times New Roman" w:hAnsi="Times New Roman" w:cs="Times New Roman"/>
          <w:szCs w:val="28"/>
        </w:rPr>
        <w:t>antiviral drugs.</w:t>
      </w:r>
    </w:p>
    <w:p w14:paraId="7E7CB713" w14:textId="492B7AE3" w:rsidR="00A61A2D" w:rsidRPr="00BD3A6E" w:rsidRDefault="00A61A2D" w:rsidP="00A61A2D">
      <w:pPr>
        <w:spacing w:line="360" w:lineRule="auto"/>
        <w:jc w:val="both"/>
        <w:rPr>
          <w:rFonts w:ascii="Times New Roman" w:hAnsi="Times New Roman" w:cs="Times New Roman"/>
          <w:b/>
          <w:bCs/>
          <w:sz w:val="28"/>
          <w:szCs w:val="32"/>
        </w:rPr>
      </w:pPr>
      <w:r w:rsidRPr="00BD3A6E">
        <w:rPr>
          <w:rFonts w:ascii="Times New Roman" w:hAnsi="Times New Roman" w:cs="Times New Roman"/>
          <w:b/>
          <w:bCs/>
          <w:sz w:val="28"/>
          <w:szCs w:val="32"/>
        </w:rPr>
        <w:t>MATERIALS AND METHODS</w:t>
      </w:r>
    </w:p>
    <w:p w14:paraId="11885635" w14:textId="77777777" w:rsidR="00A61A2D" w:rsidRPr="00D1424C" w:rsidRDefault="00A61A2D" w:rsidP="00A61A2D">
      <w:pPr>
        <w:spacing w:line="360" w:lineRule="auto"/>
        <w:jc w:val="both"/>
        <w:rPr>
          <w:rFonts w:ascii="Times New Roman" w:hAnsi="Times New Roman" w:cs="Times New Roman"/>
          <w:b/>
          <w:bCs/>
          <w:szCs w:val="28"/>
        </w:rPr>
      </w:pPr>
      <w:r w:rsidRPr="00D1424C">
        <w:rPr>
          <w:rFonts w:ascii="Times New Roman" w:hAnsi="Times New Roman" w:cs="Times New Roman"/>
          <w:b/>
          <w:bCs/>
          <w:szCs w:val="28"/>
        </w:rPr>
        <w:t xml:space="preserve">2.1 Data Collection and Normalization </w:t>
      </w:r>
    </w:p>
    <w:p w14:paraId="00C5225D" w14:textId="169822FE" w:rsidR="00D1424C"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The expression data of transcriptome sequencing were filtered from the largest and most comprehensive gene expression database server named Gene Expression Omnibus (GEO</w:t>
      </w:r>
      <w:ins w:id="260" w:author="Saifuddin Sarker" w:date="2024-06-09T12:05:00Z" w16du:dateUtc="2024-06-09T06:05:00Z">
        <w:r w:rsidR="0087568B">
          <w:rPr>
            <w:rFonts w:ascii="Times New Roman" w:hAnsi="Times New Roman" w:cs="Times New Roman"/>
            <w:szCs w:val="28"/>
          </w:rPr>
          <w:t>)</w:t>
        </w:r>
      </w:ins>
      <w:r w:rsidRPr="00A61A2D">
        <w:rPr>
          <w:rFonts w:ascii="Times New Roman" w:hAnsi="Times New Roman" w:cs="Times New Roman"/>
          <w:szCs w:val="28"/>
        </w:rPr>
        <w:t>,</w:t>
      </w:r>
      <w:r w:rsidR="00D1424C">
        <w:rPr>
          <w:rFonts w:ascii="Times New Roman" w:hAnsi="Times New Roman" w:cs="Times New Roman"/>
          <w:szCs w:val="28"/>
        </w:rPr>
        <w:t xml:space="preserve"> </w:t>
      </w:r>
      <w:del w:id="261" w:author="Saifuddin Sarker" w:date="2024-06-09T12:05:00Z" w16du:dateUtc="2024-06-09T06:05:00Z">
        <w:r w:rsidDel="0087568B">
          <w:fldChar w:fldCharType="begin"/>
        </w:r>
        <w:r w:rsidDel="0087568B">
          <w:delInstrText>HYPERLINK "https://www.ncbi.nlm.nih.gov/geo/"</w:delInstrText>
        </w:r>
        <w:r w:rsidDel="0087568B">
          <w:fldChar w:fldCharType="separate"/>
        </w:r>
        <w:r w:rsidR="00D1424C" w:rsidRPr="000E1C32" w:rsidDel="0087568B">
          <w:rPr>
            <w:rStyle w:val="Hyperlink"/>
            <w:rFonts w:ascii="Times New Roman" w:hAnsi="Times New Roman" w:cs="Times New Roman"/>
            <w:szCs w:val="28"/>
          </w:rPr>
          <w:delText>https://www.ncbi.nlm.nih.gov/geo/</w:delText>
        </w:r>
        <w:r w:rsidDel="0087568B">
          <w:rPr>
            <w:rStyle w:val="Hyperlink"/>
            <w:rFonts w:ascii="Times New Roman" w:hAnsi="Times New Roman" w:cs="Times New Roman"/>
            <w:szCs w:val="28"/>
          </w:rPr>
          <w:fldChar w:fldCharType="end"/>
        </w:r>
        <w:r w:rsidRPr="00A61A2D" w:rsidDel="0087568B">
          <w:rPr>
            <w:rFonts w:ascii="Times New Roman" w:hAnsi="Times New Roman" w:cs="Times New Roman"/>
            <w:szCs w:val="28"/>
          </w:rPr>
          <w:delText xml:space="preserve">) </w:delText>
        </w:r>
      </w:del>
      <w:r w:rsidRPr="00A61A2D">
        <w:rPr>
          <w:rFonts w:ascii="Times New Roman" w:hAnsi="Times New Roman" w:cs="Times New Roman"/>
          <w:szCs w:val="28"/>
        </w:rPr>
        <w:t xml:space="preserve">of </w:t>
      </w:r>
      <w:r w:rsidR="002363DF">
        <w:rPr>
          <w:rFonts w:ascii="Times New Roman" w:hAnsi="Times New Roman" w:cs="Times New Roman"/>
          <w:szCs w:val="28"/>
        </w:rPr>
        <w:t xml:space="preserve">the </w:t>
      </w:r>
      <w:r w:rsidRPr="00A61A2D">
        <w:rPr>
          <w:rFonts w:ascii="Times New Roman" w:hAnsi="Times New Roman" w:cs="Times New Roman"/>
          <w:szCs w:val="28"/>
        </w:rPr>
        <w:t xml:space="preserve">National Center for Biotechnology Information (NCBI) by using </w:t>
      </w:r>
      <w:r w:rsidR="002363DF">
        <w:rPr>
          <w:rFonts w:ascii="Times New Roman" w:hAnsi="Times New Roman" w:cs="Times New Roman"/>
          <w:szCs w:val="28"/>
        </w:rPr>
        <w:t xml:space="preserve">the </w:t>
      </w:r>
      <w:r w:rsidRPr="00A61A2D">
        <w:rPr>
          <w:rFonts w:ascii="Times New Roman" w:hAnsi="Times New Roman" w:cs="Times New Roman"/>
          <w:szCs w:val="28"/>
        </w:rPr>
        <w:t>keywords</w:t>
      </w:r>
      <w:ins w:id="262" w:author="Saifuddin Sarker" w:date="2024-06-09T12:05:00Z" w16du:dateUtc="2024-06-09T06:05:00Z">
        <w:r w:rsidR="0087568B">
          <w:rPr>
            <w:rFonts w:ascii="Times New Roman" w:hAnsi="Times New Roman" w:cs="Times New Roman"/>
            <w:szCs w:val="28"/>
          </w:rPr>
          <w:t>:</w:t>
        </w:r>
      </w:ins>
      <w:r w:rsidRPr="00A61A2D">
        <w:rPr>
          <w:rFonts w:ascii="Times New Roman" w:hAnsi="Times New Roman" w:cs="Times New Roman"/>
          <w:szCs w:val="28"/>
        </w:rPr>
        <w:t xml:space="preserve"> </w:t>
      </w:r>
      <w:del w:id="263" w:author="Saifuddin Sarker" w:date="2024-06-09T12:05:00Z" w16du:dateUtc="2024-06-09T06:05:00Z">
        <w:r w:rsidRPr="00A61A2D" w:rsidDel="0087568B">
          <w:rPr>
            <w:rFonts w:ascii="Times New Roman" w:hAnsi="Times New Roman" w:cs="Times New Roman"/>
            <w:szCs w:val="28"/>
          </w:rPr>
          <w:delText xml:space="preserve">of </w:delText>
        </w:r>
      </w:del>
      <w:r w:rsidRPr="00A61A2D">
        <w:rPr>
          <w:rFonts w:ascii="Times New Roman" w:hAnsi="Times New Roman" w:cs="Times New Roman"/>
          <w:szCs w:val="28"/>
        </w:rPr>
        <w:t xml:space="preserve">“Monkeypox, MPXV, Mpox, poxviridae, infection, microarray, RNA-Seq, transcriptome”. </w:t>
      </w:r>
      <w:ins w:id="264" w:author="Saifuddin Sarker" w:date="2024-06-09T14:04:00Z" w16du:dateUtc="2024-06-09T08:04:00Z">
        <w:r w:rsidR="00084B62">
          <w:rPr>
            <w:rFonts w:ascii="Times New Roman" w:hAnsi="Times New Roman" w:cs="Times New Roman"/>
            <w:szCs w:val="28"/>
          </w:rPr>
          <w:t>Subsequently</w:t>
        </w:r>
      </w:ins>
      <w:del w:id="265" w:author="Saifuddin Sarker" w:date="2024-06-09T14:04:00Z" w16du:dateUtc="2024-06-09T08:04:00Z">
        <w:r w:rsidRPr="00A61A2D" w:rsidDel="00084B62">
          <w:rPr>
            <w:rFonts w:ascii="Times New Roman" w:hAnsi="Times New Roman" w:cs="Times New Roman"/>
            <w:szCs w:val="28"/>
          </w:rPr>
          <w:delText>Consequently</w:delText>
        </w:r>
      </w:del>
      <w:r w:rsidRPr="00A61A2D">
        <w:rPr>
          <w:rFonts w:ascii="Times New Roman" w:hAnsi="Times New Roman" w:cs="Times New Roman"/>
          <w:szCs w:val="28"/>
        </w:rPr>
        <w:t>, collected datasets</w:t>
      </w:r>
      <w:ins w:id="266" w:author="Joy Prokash Debnath" w:date="2024-06-13T08:52:00Z" w16du:dateUtc="2024-06-13T02:52:00Z">
        <w:r w:rsidR="004D7520">
          <w:rPr>
            <w:rFonts w:ascii="Times New Roman" w:hAnsi="Times New Roman" w:cs="Times New Roman"/>
            <w:szCs w:val="28"/>
          </w:rPr>
          <w:t xml:space="preserve"> (GSE219036, GSE11234-GPL6762</w:t>
        </w:r>
      </w:ins>
      <w:ins w:id="267" w:author="Joy Prokash Debnath" w:date="2024-06-13T08:53:00Z" w16du:dateUtc="2024-06-13T02:53:00Z">
        <w:r w:rsidR="004D7520">
          <w:rPr>
            <w:rFonts w:ascii="Times New Roman" w:hAnsi="Times New Roman" w:cs="Times New Roman"/>
            <w:szCs w:val="28"/>
          </w:rPr>
          <w:t>, GSE24125-GPL10912)</w:t>
        </w:r>
      </w:ins>
      <w:r w:rsidRPr="00A61A2D">
        <w:rPr>
          <w:rFonts w:ascii="Times New Roman" w:hAnsi="Times New Roman" w:cs="Times New Roman"/>
          <w:szCs w:val="28"/>
        </w:rPr>
        <w:t xml:space="preserve"> were subjected to</w:t>
      </w:r>
      <w:ins w:id="268" w:author="Saifuddin Sarker" w:date="2024-06-09T14:04:00Z" w16du:dateUtc="2024-06-09T08:04:00Z">
        <w:r w:rsidR="00084B62">
          <w:rPr>
            <w:rFonts w:ascii="Times New Roman" w:hAnsi="Times New Roman" w:cs="Times New Roman"/>
            <w:szCs w:val="28"/>
          </w:rPr>
          <w:t xml:space="preserve"> rigorous</w:t>
        </w:r>
      </w:ins>
      <w:r w:rsidRPr="00A61A2D">
        <w:rPr>
          <w:rFonts w:ascii="Times New Roman" w:hAnsi="Times New Roman" w:cs="Times New Roman"/>
          <w:szCs w:val="28"/>
        </w:rPr>
        <w:t xml:space="preserve"> quality control with limma v3.54.2 </w:t>
      </w:r>
      <w:del w:id="269" w:author="Joy Prokash Debnath" w:date="2024-06-13T08:50:00Z" w16du:dateUtc="2024-06-13T02:50:00Z">
        <w:r w:rsidRPr="00A61A2D" w:rsidDel="004D7520">
          <w:rPr>
            <w:rFonts w:ascii="Times New Roman" w:hAnsi="Times New Roman" w:cs="Times New Roman"/>
            <w:szCs w:val="28"/>
          </w:rPr>
          <w:delText xml:space="preserve">(NaN, Not a Number, values were excluded) </w:delText>
        </w:r>
      </w:del>
      <w:r w:rsidRPr="00A61A2D">
        <w:rPr>
          <w:rFonts w:ascii="Times New Roman" w:hAnsi="Times New Roman" w:cs="Times New Roman"/>
          <w:szCs w:val="28"/>
        </w:rPr>
        <w:t>and DESeq2 v1.38.3</w:t>
      </w:r>
      <w:del w:id="270" w:author="Saifuddin Sarker" w:date="2024-06-09T12:05:00Z" w16du:dateUtc="2024-06-09T06:05:00Z">
        <w:r w:rsidRPr="00A61A2D" w:rsidDel="00B454C2">
          <w:rPr>
            <w:rFonts w:ascii="Times New Roman" w:hAnsi="Times New Roman" w:cs="Times New Roman"/>
            <w:szCs w:val="28"/>
          </w:rPr>
          <w:delText xml:space="preserve"> [7]</w:delText>
        </w:r>
      </w:del>
      <w:r w:rsidRPr="00A61A2D">
        <w:rPr>
          <w:rFonts w:ascii="Times New Roman" w:hAnsi="Times New Roman" w:cs="Times New Roman"/>
          <w:szCs w:val="28"/>
        </w:rPr>
        <w:t xml:space="preserve"> in </w:t>
      </w:r>
      <w:r w:rsidRPr="000E6926">
        <w:rPr>
          <w:rFonts w:ascii="Times New Roman" w:hAnsi="Times New Roman" w:cs="Times New Roman"/>
          <w:szCs w:val="28"/>
          <w:rPrChange w:id="271" w:author="Joy Prokash Debnath" w:date="2024-06-09T01:13:00Z" w16du:dateUtc="2024-06-08T19:13:00Z">
            <w:rPr>
              <w:rFonts w:ascii="Times New Roman" w:hAnsi="Times New Roman" w:cs="Times New Roman"/>
              <w:szCs w:val="28"/>
              <w:highlight w:val="yellow"/>
            </w:rPr>
          </w:rPrChange>
        </w:rPr>
        <w:t>R</w:t>
      </w:r>
      <w:r w:rsidR="0096718F" w:rsidRPr="000E6926">
        <w:rPr>
          <w:rFonts w:ascii="Times New Roman" w:hAnsi="Times New Roman" w:cs="Times New Roman"/>
          <w:szCs w:val="28"/>
          <w:rPrChange w:id="272" w:author="Joy Prokash Debnath" w:date="2024-06-09T01:13:00Z" w16du:dateUtc="2024-06-08T19:13:00Z">
            <w:rPr>
              <w:rFonts w:ascii="Times New Roman" w:hAnsi="Times New Roman" w:cs="Times New Roman"/>
              <w:szCs w:val="28"/>
              <w:highlight w:val="yellow"/>
            </w:rPr>
          </w:rPrChange>
        </w:rPr>
        <w:t xml:space="preserve"> v</w:t>
      </w:r>
      <w:r w:rsidR="0096718F" w:rsidRPr="000E6926">
        <w:rPr>
          <w:rPrChange w:id="273" w:author="Joy Prokash Debnath" w:date="2024-06-09T01:13:00Z" w16du:dateUtc="2024-06-08T19:13:00Z">
            <w:rPr>
              <w:highlight w:val="yellow"/>
            </w:rPr>
          </w:rPrChange>
        </w:rPr>
        <w:t xml:space="preserve"> </w:t>
      </w:r>
      <w:r w:rsidR="0096718F" w:rsidRPr="000E6926">
        <w:rPr>
          <w:rFonts w:ascii="Times New Roman" w:hAnsi="Times New Roman" w:cs="Times New Roman"/>
          <w:szCs w:val="28"/>
          <w:rPrChange w:id="274" w:author="Joy Prokash Debnath" w:date="2024-06-09T01:13:00Z" w16du:dateUtc="2024-06-08T19:13:00Z">
            <w:rPr>
              <w:rFonts w:ascii="Times New Roman" w:hAnsi="Times New Roman" w:cs="Times New Roman"/>
              <w:szCs w:val="28"/>
              <w:highlight w:val="yellow"/>
            </w:rPr>
          </w:rPrChange>
        </w:rPr>
        <w:t>4.3.3</w:t>
      </w:r>
      <w:r w:rsidRPr="00A61A2D">
        <w:rPr>
          <w:rFonts w:ascii="Times New Roman" w:hAnsi="Times New Roman" w:cs="Times New Roman"/>
          <w:szCs w:val="28"/>
        </w:rPr>
        <w:t xml:space="preserve"> to </w:t>
      </w:r>
      <w:ins w:id="275" w:author="Saifuddin Sarker" w:date="2024-06-09T14:04:00Z" w16du:dateUtc="2024-06-09T08:04:00Z">
        <w:r w:rsidR="00084B62">
          <w:rPr>
            <w:rFonts w:ascii="Times New Roman" w:hAnsi="Times New Roman" w:cs="Times New Roman"/>
            <w:szCs w:val="28"/>
          </w:rPr>
          <w:t>ens</w:t>
        </w:r>
      </w:ins>
      <w:ins w:id="276" w:author="Saifuddin Sarker" w:date="2024-06-09T14:05:00Z" w16du:dateUtc="2024-06-09T08:05:00Z">
        <w:r w:rsidR="00084B62">
          <w:rPr>
            <w:rFonts w:ascii="Times New Roman" w:hAnsi="Times New Roman" w:cs="Times New Roman"/>
            <w:szCs w:val="28"/>
          </w:rPr>
          <w:t>ure</w:t>
        </w:r>
      </w:ins>
      <w:del w:id="277" w:author="Saifuddin Sarker" w:date="2024-06-09T14:04:00Z" w16du:dateUtc="2024-06-09T08:04:00Z">
        <w:r w:rsidRPr="00A61A2D" w:rsidDel="00084B62">
          <w:rPr>
            <w:rFonts w:ascii="Times New Roman" w:hAnsi="Times New Roman" w:cs="Times New Roman"/>
            <w:szCs w:val="28"/>
          </w:rPr>
          <w:delText>make</w:delText>
        </w:r>
      </w:del>
      <w:r w:rsidRPr="00A61A2D">
        <w:rPr>
          <w:rFonts w:ascii="Times New Roman" w:hAnsi="Times New Roman" w:cs="Times New Roman"/>
          <w:szCs w:val="28"/>
        </w:rPr>
        <w:t xml:space="preserve"> accurate comparisons of gene expression between samples. Datasets </w:t>
      </w:r>
      <w:del w:id="278" w:author="Joy Prokash Debnath" w:date="2024-06-13T08:50:00Z" w16du:dateUtc="2024-06-13T02:50:00Z">
        <w:r w:rsidR="002363DF" w:rsidDel="004D7520">
          <w:rPr>
            <w:rFonts w:ascii="Times New Roman" w:hAnsi="Times New Roman" w:cs="Times New Roman"/>
            <w:szCs w:val="28"/>
          </w:rPr>
          <w:delText>containing</w:delText>
        </w:r>
        <w:r w:rsidR="002363DF" w:rsidRPr="00A61A2D" w:rsidDel="004D7520">
          <w:rPr>
            <w:rFonts w:ascii="Times New Roman" w:hAnsi="Times New Roman" w:cs="Times New Roman"/>
            <w:szCs w:val="28"/>
          </w:rPr>
          <w:delText xml:space="preserve"> </w:delText>
        </w:r>
        <w:r w:rsidRPr="00A61A2D" w:rsidDel="004D7520">
          <w:rPr>
            <w:rFonts w:ascii="Times New Roman" w:hAnsi="Times New Roman" w:cs="Times New Roman"/>
            <w:szCs w:val="28"/>
          </w:rPr>
          <w:delText xml:space="preserve">less than 10 human samples and </w:delText>
        </w:r>
      </w:del>
      <w:r w:rsidRPr="00A61A2D">
        <w:rPr>
          <w:rFonts w:ascii="Times New Roman" w:hAnsi="Times New Roman" w:cs="Times New Roman"/>
          <w:szCs w:val="28"/>
        </w:rPr>
        <w:t xml:space="preserve">associated with other organisms (e.g. Mus musculus or Macaca mulatta) were excluded from the framework of our investigation. </w:t>
      </w:r>
    </w:p>
    <w:p w14:paraId="2D7FCEC0" w14:textId="230137C4" w:rsidR="00A61A2D" w:rsidRPr="00D1424C" w:rsidRDefault="00A61A2D" w:rsidP="00A61A2D">
      <w:pPr>
        <w:spacing w:line="360" w:lineRule="auto"/>
        <w:jc w:val="both"/>
        <w:rPr>
          <w:rFonts w:ascii="Times New Roman" w:hAnsi="Times New Roman" w:cs="Times New Roman"/>
          <w:b/>
          <w:bCs/>
          <w:szCs w:val="28"/>
        </w:rPr>
      </w:pPr>
      <w:r w:rsidRPr="00D1424C">
        <w:rPr>
          <w:rFonts w:ascii="Times New Roman" w:hAnsi="Times New Roman" w:cs="Times New Roman"/>
          <w:b/>
          <w:bCs/>
          <w:szCs w:val="28"/>
        </w:rPr>
        <w:t>2.2 Identification and Analysis of Statistically Significant DEGs</w:t>
      </w:r>
    </w:p>
    <w:p w14:paraId="24E9CC0E" w14:textId="18038B0E" w:rsidR="0096718F" w:rsidRPr="0007172F" w:rsidRDefault="00D6004C" w:rsidP="00A61A2D">
      <w:pPr>
        <w:spacing w:line="360" w:lineRule="auto"/>
        <w:jc w:val="both"/>
        <w:rPr>
          <w:rFonts w:ascii="Times New Roman" w:hAnsi="Times New Roman" w:cs="Times New Roman"/>
          <w:szCs w:val="28"/>
        </w:rPr>
      </w:pPr>
      <w:r>
        <w:rPr>
          <w:rFonts w:ascii="Times New Roman" w:hAnsi="Times New Roman" w:cs="Times New Roman"/>
          <w:szCs w:val="28"/>
        </w:rPr>
        <w:lastRenderedPageBreak/>
        <w:t xml:space="preserve">Comprehensive bioinformatics </w:t>
      </w:r>
      <w:ins w:id="279" w:author="Saifuddin Sarker" w:date="2024-06-09T14:06:00Z" w16du:dateUtc="2024-06-09T08:06:00Z">
        <w:r w:rsidR="00A869E5" w:rsidRPr="00A869E5">
          <w:rPr>
            <w:rFonts w:ascii="Times New Roman" w:hAnsi="Times New Roman" w:cs="Times New Roman"/>
            <w:szCs w:val="28"/>
          </w:rPr>
          <w:t xml:space="preserve">methodologies were employed to analyze </w:t>
        </w:r>
      </w:ins>
      <w:del w:id="280" w:author="Saifuddin Sarker" w:date="2024-06-09T14:06:00Z" w16du:dateUtc="2024-06-09T08:06:00Z">
        <w:r w:rsidDel="00A869E5">
          <w:rPr>
            <w:rFonts w:ascii="Times New Roman" w:hAnsi="Times New Roman" w:cs="Times New Roman"/>
            <w:szCs w:val="28"/>
          </w:rPr>
          <w:delText xml:space="preserve">approaches were applied to </w:delText>
        </w:r>
      </w:del>
      <w:r>
        <w:rPr>
          <w:rFonts w:ascii="Times New Roman" w:hAnsi="Times New Roman" w:cs="Times New Roman"/>
          <w:szCs w:val="28"/>
        </w:rPr>
        <w:t>both microarray and RNA-Seq datasets to identify highly significant DEGs</w:t>
      </w:r>
      <w:r w:rsidR="00A61A2D" w:rsidRPr="00A61A2D">
        <w:rPr>
          <w:rFonts w:ascii="Times New Roman" w:hAnsi="Times New Roman" w:cs="Times New Roman"/>
          <w:szCs w:val="28"/>
        </w:rPr>
        <w:t xml:space="preserve">. For microarray datasets, t-statistics and the limma package in R were utilized among Mock, MPXV-Zaire </w:t>
      </w:r>
      <w:del w:id="281" w:author="Saifuddin Sarker" w:date="2024-06-09T13:12:00Z" w16du:dateUtc="2024-06-09T07:12:00Z">
        <w:r w:rsidR="00A61A2D" w:rsidRPr="00A61A2D" w:rsidDel="00FE201C">
          <w:rPr>
            <w:rFonts w:ascii="Times New Roman" w:hAnsi="Times New Roman" w:cs="Times New Roman"/>
            <w:szCs w:val="28"/>
          </w:rPr>
          <w:delText xml:space="preserve">strain </w:delText>
        </w:r>
      </w:del>
      <w:r w:rsidR="00A61A2D" w:rsidRPr="00A61A2D">
        <w:rPr>
          <w:rFonts w:ascii="Times New Roman" w:hAnsi="Times New Roman" w:cs="Times New Roman"/>
          <w:szCs w:val="28"/>
        </w:rPr>
        <w:t>infections, and Killed-MPXV-Zaire</w:t>
      </w:r>
      <w:ins w:id="282" w:author="Saifuddin Sarker" w:date="2024-06-09T13:12:00Z" w16du:dateUtc="2024-06-09T07:12:00Z">
        <w:r w:rsidR="00FE201C">
          <w:rPr>
            <w:rFonts w:ascii="Times New Roman" w:hAnsi="Times New Roman" w:cs="Times New Roman"/>
            <w:szCs w:val="28"/>
          </w:rPr>
          <w:t xml:space="preserve"> </w:t>
        </w:r>
      </w:ins>
      <w:del w:id="283" w:author="Saifuddin Sarker" w:date="2024-06-09T13:12:00Z" w16du:dateUtc="2024-06-09T07:12:00Z">
        <w:r w:rsidR="00A61A2D" w:rsidRPr="00A61A2D" w:rsidDel="00FE201C">
          <w:rPr>
            <w:rFonts w:ascii="Times New Roman" w:hAnsi="Times New Roman" w:cs="Times New Roman"/>
            <w:szCs w:val="28"/>
          </w:rPr>
          <w:delText xml:space="preserve"> strain </w:delText>
        </w:r>
      </w:del>
      <w:r w:rsidR="00A61A2D" w:rsidRPr="00A61A2D">
        <w:rPr>
          <w:rFonts w:ascii="Times New Roman" w:hAnsi="Times New Roman" w:cs="Times New Roman"/>
          <w:szCs w:val="28"/>
        </w:rPr>
        <w:t xml:space="preserve">infections. </w:t>
      </w:r>
      <w:del w:id="284" w:author="Joy Prokash Debnath" w:date="2024-06-13T08:53:00Z" w16du:dateUtc="2024-06-13T02:53:00Z">
        <w:r w:rsidR="00A61A2D" w:rsidRPr="00A61A2D" w:rsidDel="004D7520">
          <w:rPr>
            <w:rFonts w:ascii="Times New Roman" w:hAnsi="Times New Roman" w:cs="Times New Roman"/>
            <w:szCs w:val="28"/>
          </w:rPr>
          <w:delText xml:space="preserve">Samples treated with various compounds (Polyinosinic-polycytidylic acid, Lonomycin+PMA, PBS, LPS, TNF-alpha, INF-alpha, Dexamethasone) were excluded to avoid the </w:delText>
        </w:r>
        <w:r w:rsidR="002363DF" w:rsidDel="004D7520">
          <w:rPr>
            <w:rFonts w:ascii="Times New Roman" w:hAnsi="Times New Roman" w:cs="Times New Roman"/>
            <w:szCs w:val="28"/>
          </w:rPr>
          <w:delText>biases</w:delText>
        </w:r>
        <w:r w:rsidR="002363DF" w:rsidRPr="00A61A2D" w:rsidDel="004D7520">
          <w:rPr>
            <w:rFonts w:ascii="Times New Roman" w:hAnsi="Times New Roman" w:cs="Times New Roman"/>
            <w:szCs w:val="28"/>
          </w:rPr>
          <w:delText xml:space="preserve"> </w:delText>
        </w:r>
        <w:r w:rsidR="00A61A2D" w:rsidRPr="00A61A2D" w:rsidDel="004D7520">
          <w:rPr>
            <w:rFonts w:ascii="Times New Roman" w:hAnsi="Times New Roman" w:cs="Times New Roman"/>
            <w:szCs w:val="28"/>
          </w:rPr>
          <w:delText>in analysis and to ensure specificity</w:delText>
        </w:r>
      </w:del>
      <w:ins w:id="285" w:author="Saifuddin Sarker" w:date="2024-06-09T13:13:00Z" w16du:dateUtc="2024-06-09T07:13:00Z">
        <w:del w:id="286" w:author="Joy Prokash Debnath" w:date="2024-06-13T08:53:00Z" w16du:dateUtc="2024-06-13T02:53:00Z">
          <w:r w:rsidR="00FE201C" w:rsidDel="004D7520">
            <w:rPr>
              <w:rFonts w:ascii="Times New Roman" w:hAnsi="Times New Roman" w:cs="Times New Roman"/>
              <w:szCs w:val="28"/>
            </w:rPr>
            <w:delText>.</w:delText>
          </w:r>
        </w:del>
      </w:ins>
      <w:del w:id="287" w:author="Joy Prokash Debnath" w:date="2024-06-13T08:53:00Z" w16du:dateUtc="2024-06-13T02:53:00Z">
        <w:r w:rsidR="00A61A2D" w:rsidRPr="00A61A2D" w:rsidDel="004D7520">
          <w:rPr>
            <w:rFonts w:ascii="Times New Roman" w:hAnsi="Times New Roman" w:cs="Times New Roman"/>
            <w:szCs w:val="28"/>
          </w:rPr>
          <w:delText xml:space="preserve">, </w:delText>
        </w:r>
      </w:del>
      <w:ins w:id="288" w:author="Saifuddin Sarker" w:date="2024-06-09T13:13:00Z" w16du:dateUtc="2024-06-09T07:13:00Z">
        <w:r w:rsidR="00FE201C">
          <w:rPr>
            <w:rFonts w:ascii="Times New Roman" w:hAnsi="Times New Roman" w:cs="Times New Roman"/>
            <w:szCs w:val="28"/>
          </w:rPr>
          <w:t>S</w:t>
        </w:r>
      </w:ins>
      <w:del w:id="289" w:author="Saifuddin Sarker" w:date="2024-06-09T13:13:00Z" w16du:dateUtc="2024-06-09T07:13:00Z">
        <w:r w:rsidR="00A61A2D" w:rsidRPr="00A61A2D" w:rsidDel="00FE201C">
          <w:rPr>
            <w:rFonts w:ascii="Times New Roman" w:hAnsi="Times New Roman" w:cs="Times New Roman"/>
            <w:szCs w:val="28"/>
          </w:rPr>
          <w:delText>s</w:delText>
        </w:r>
      </w:del>
      <w:r w:rsidR="00A61A2D" w:rsidRPr="00A61A2D">
        <w:rPr>
          <w:rFonts w:ascii="Times New Roman" w:hAnsi="Times New Roman" w:cs="Times New Roman"/>
          <w:szCs w:val="28"/>
        </w:rPr>
        <w:t>amples infected by other organisms such as Vaccinia, Variola, and Ebola were</w:t>
      </w:r>
      <w:ins w:id="290" w:author="Saifuddin Sarker" w:date="2024-06-09T13:13:00Z" w16du:dateUtc="2024-06-09T07:13:00Z">
        <w:r w:rsidR="00FE201C">
          <w:rPr>
            <w:rFonts w:ascii="Times New Roman" w:hAnsi="Times New Roman" w:cs="Times New Roman"/>
            <w:szCs w:val="28"/>
          </w:rPr>
          <w:t xml:space="preserve"> also</w:t>
        </w:r>
      </w:ins>
      <w:r w:rsidR="00A61A2D" w:rsidRPr="00A61A2D">
        <w:rPr>
          <w:rFonts w:ascii="Times New Roman" w:hAnsi="Times New Roman" w:cs="Times New Roman"/>
          <w:szCs w:val="28"/>
        </w:rPr>
        <w:t xml:space="preserve"> rigorously excluded. For the RNA-seq dataset, a negative binomial distribution-based statistical approach, incorporating the lfcShrink function of the DESeq2 package in R, was employed to identify DEGs for each pairwise contrast (MPXV clade I- Mock, MPXV clade IIa – Mock</w:t>
      </w:r>
      <w:r w:rsidR="00773BD0">
        <w:rPr>
          <w:rFonts w:ascii="Times New Roman" w:hAnsi="Times New Roman" w:cs="Times New Roman"/>
          <w:szCs w:val="28"/>
        </w:rPr>
        <w:t>,</w:t>
      </w:r>
      <w:r w:rsidR="00A61A2D" w:rsidRPr="00A61A2D">
        <w:rPr>
          <w:rFonts w:ascii="Times New Roman" w:hAnsi="Times New Roman" w:cs="Times New Roman"/>
          <w:szCs w:val="28"/>
        </w:rPr>
        <w:t xml:space="preserve"> and MPXV clade IIb - Mock). Genes with adjusted p-values (False Discovery Rate, FDR&lt;0.05) determined by the Benjamini-Hochberg false discovery rate method, and |log2 fold change (LFC)|&gt; 1 were deemed as significant DEGs. A web tool, Venny v2.1, was utilized to identify DEGs shared among various cell lines and infection conditions. </w:t>
      </w:r>
      <w:del w:id="291" w:author="Joy Prokash Debnath" w:date="2024-06-13T08:54:00Z" w16du:dateUtc="2024-06-13T02:54:00Z">
        <w:r w:rsidR="00A61A2D" w:rsidRPr="00A61A2D" w:rsidDel="004D7520">
          <w:rPr>
            <w:rFonts w:ascii="Times New Roman" w:hAnsi="Times New Roman" w:cs="Times New Roman"/>
            <w:szCs w:val="28"/>
          </w:rPr>
          <w:delText xml:space="preserve">The expression data of </w:delText>
        </w:r>
        <w:r w:rsidR="00A61A2D" w:rsidRPr="00297D4F" w:rsidDel="004D7520">
          <w:rPr>
            <w:rFonts w:ascii="Times New Roman" w:hAnsi="Times New Roman" w:cs="Times New Roman"/>
            <w:szCs w:val="28"/>
            <w:highlight w:val="yellow"/>
            <w:rPrChange w:id="292" w:author="Saifuddin Sarker" w:date="2024-06-09T13:14:00Z" w16du:dateUtc="2024-06-09T07:14:00Z">
              <w:rPr>
                <w:rFonts w:ascii="Times New Roman" w:hAnsi="Times New Roman" w:cs="Times New Roman"/>
                <w:szCs w:val="28"/>
              </w:rPr>
            </w:rPrChange>
          </w:rPr>
          <w:delText xml:space="preserve">the top 20 significant </w:delText>
        </w:r>
        <w:r w:rsidR="00A61A2D" w:rsidRPr="00297D4F" w:rsidDel="004D7520">
          <w:rPr>
            <w:rFonts w:ascii="Times New Roman" w:hAnsi="Times New Roman" w:cs="Times New Roman"/>
            <w:szCs w:val="28"/>
            <w:highlight w:val="yellow"/>
            <w:rPrChange w:id="293" w:author="Saifuddin Sarker" w:date="2024-06-09T13:15:00Z" w16du:dateUtc="2024-06-09T07:15:00Z">
              <w:rPr>
                <w:rFonts w:ascii="Times New Roman" w:hAnsi="Times New Roman" w:cs="Times New Roman"/>
                <w:szCs w:val="28"/>
              </w:rPr>
            </w:rPrChange>
          </w:rPr>
          <w:delText>genes</w:delText>
        </w:r>
      </w:del>
      <w:ins w:id="294" w:author="Saifuddin Sarker" w:date="2024-06-09T13:14:00Z" w16du:dateUtc="2024-06-09T07:14:00Z">
        <w:del w:id="295" w:author="Joy Prokash Debnath" w:date="2024-06-13T08:54:00Z" w16du:dateUtc="2024-06-13T02:54:00Z">
          <w:r w:rsidR="00297D4F" w:rsidRPr="00297D4F" w:rsidDel="004D7520">
            <w:rPr>
              <w:rFonts w:ascii="Times New Roman" w:hAnsi="Times New Roman" w:cs="Times New Roman"/>
              <w:szCs w:val="28"/>
              <w:highlight w:val="yellow"/>
              <w:rPrChange w:id="296" w:author="Saifuddin Sarker" w:date="2024-06-09T13:15:00Z" w16du:dateUtc="2024-06-09T07:15:00Z">
                <w:rPr>
                  <w:rFonts w:ascii="Times New Roman" w:hAnsi="Times New Roman" w:cs="Times New Roman"/>
                  <w:szCs w:val="28"/>
                </w:rPr>
              </w:rPrChange>
            </w:rPr>
            <w:delText xml:space="preserve"> (why not 30</w:delText>
          </w:r>
        </w:del>
      </w:ins>
      <w:ins w:id="297" w:author="Saifuddin Sarker" w:date="2024-06-09T13:15:00Z" w16du:dateUtc="2024-06-09T07:15:00Z">
        <w:del w:id="298" w:author="Joy Prokash Debnath" w:date="2024-06-13T08:54:00Z" w16du:dateUtc="2024-06-13T02:54:00Z">
          <w:r w:rsidR="00297D4F" w:rsidRPr="00297D4F" w:rsidDel="004D7520">
            <w:rPr>
              <w:rFonts w:ascii="Times New Roman" w:hAnsi="Times New Roman" w:cs="Times New Roman"/>
              <w:szCs w:val="28"/>
              <w:highlight w:val="yellow"/>
              <w:rPrChange w:id="299" w:author="Saifuddin Sarker" w:date="2024-06-09T13:15:00Z" w16du:dateUtc="2024-06-09T07:15:00Z">
                <w:rPr>
                  <w:rFonts w:ascii="Times New Roman" w:hAnsi="Times New Roman" w:cs="Times New Roman"/>
                  <w:szCs w:val="28"/>
                </w:rPr>
              </w:rPrChange>
            </w:rPr>
            <w:delText xml:space="preserve"> or al </w:delText>
          </w:r>
          <w:r w:rsidR="00297D4F" w:rsidRPr="00DF3E49" w:rsidDel="004D7520">
            <w:rPr>
              <w:rFonts w:ascii="Times New Roman" w:hAnsi="Times New Roman" w:cs="Times New Roman"/>
              <w:szCs w:val="28"/>
              <w:highlight w:val="yellow"/>
              <w:rPrChange w:id="300" w:author="Saifuddin Sarker" w:date="2024-06-09T14:02:00Z" w16du:dateUtc="2024-06-09T08:02:00Z">
                <w:rPr>
                  <w:rFonts w:ascii="Times New Roman" w:hAnsi="Times New Roman" w:cs="Times New Roman"/>
                  <w:szCs w:val="28"/>
                </w:rPr>
              </w:rPrChange>
            </w:rPr>
            <w:delText>genes</w:delText>
          </w:r>
        </w:del>
      </w:ins>
      <w:ins w:id="301" w:author="Saifuddin Sarker" w:date="2024-06-09T14:02:00Z" w16du:dateUtc="2024-06-09T08:02:00Z">
        <w:del w:id="302" w:author="Joy Prokash Debnath" w:date="2024-06-13T08:54:00Z" w16du:dateUtc="2024-06-13T02:54:00Z">
          <w:r w:rsidR="00DF3E49" w:rsidRPr="00DF3E49" w:rsidDel="004D7520">
            <w:rPr>
              <w:rFonts w:ascii="Times New Roman" w:hAnsi="Times New Roman" w:cs="Times New Roman"/>
              <w:szCs w:val="28"/>
              <w:highlight w:val="yellow"/>
              <w:rPrChange w:id="303" w:author="Saifuddin Sarker" w:date="2024-06-09T14:02:00Z" w16du:dateUtc="2024-06-09T08:02:00Z">
                <w:rPr>
                  <w:rFonts w:ascii="Times New Roman" w:hAnsi="Times New Roman" w:cs="Times New Roman"/>
                  <w:szCs w:val="28"/>
                </w:rPr>
              </w:rPrChange>
            </w:rPr>
            <w:delText>, how 20 genes come</w:delText>
          </w:r>
        </w:del>
      </w:ins>
      <w:ins w:id="304" w:author="Saifuddin Sarker" w:date="2024-06-09T13:15:00Z" w16du:dateUtc="2024-06-09T07:15:00Z">
        <w:del w:id="305" w:author="Joy Prokash Debnath" w:date="2024-06-13T08:54:00Z" w16du:dateUtc="2024-06-13T02:54:00Z">
          <w:r w:rsidR="00297D4F" w:rsidRPr="00DF3E49" w:rsidDel="004D7520">
            <w:rPr>
              <w:rFonts w:ascii="Times New Roman" w:hAnsi="Times New Roman" w:cs="Times New Roman"/>
              <w:szCs w:val="28"/>
              <w:highlight w:val="yellow"/>
              <w:rPrChange w:id="306" w:author="Saifuddin Sarker" w:date="2024-06-09T14:02:00Z" w16du:dateUtc="2024-06-09T08:02:00Z">
                <w:rPr>
                  <w:rFonts w:ascii="Times New Roman" w:hAnsi="Times New Roman" w:cs="Times New Roman"/>
                  <w:szCs w:val="28"/>
                </w:rPr>
              </w:rPrChange>
            </w:rPr>
            <w:delText>?</w:delText>
          </w:r>
          <w:r w:rsidR="00297D4F" w:rsidDel="004D7520">
            <w:rPr>
              <w:rFonts w:ascii="Times New Roman" w:hAnsi="Times New Roman" w:cs="Times New Roman"/>
              <w:szCs w:val="28"/>
            </w:rPr>
            <w:delText>)</w:delText>
          </w:r>
        </w:del>
      </w:ins>
      <w:del w:id="307" w:author="Joy Prokash Debnath" w:date="2024-06-13T08:54:00Z" w16du:dateUtc="2024-06-13T02:54:00Z">
        <w:r w:rsidR="00A61A2D" w:rsidRPr="00A61A2D" w:rsidDel="004D7520">
          <w:rPr>
            <w:rFonts w:ascii="Times New Roman" w:hAnsi="Times New Roman" w:cs="Times New Roman"/>
            <w:szCs w:val="28"/>
          </w:rPr>
          <w:delText xml:space="preserve"> from the selected contrasts were converted to Z-scores using the Row Z-Score Scaling method to calculate sample-wise differences. </w:delText>
        </w:r>
      </w:del>
      <w:r w:rsidR="00A61A2D" w:rsidRPr="00A61A2D">
        <w:rPr>
          <w:rFonts w:ascii="Times New Roman" w:hAnsi="Times New Roman" w:cs="Times New Roman"/>
          <w:szCs w:val="28"/>
        </w:rPr>
        <w:t xml:space="preserve">Subsequently, three groups of DEGs (exclusive </w:t>
      </w:r>
      <w:del w:id="308" w:author="Saifuddin Sarker" w:date="2024-06-09T13:16:00Z" w16du:dateUtc="2024-06-09T07:16:00Z">
        <w:r w:rsidR="00A61A2D" w:rsidRPr="00A61A2D" w:rsidDel="007E02F9">
          <w:rPr>
            <w:rFonts w:ascii="Times New Roman" w:hAnsi="Times New Roman" w:cs="Times New Roman"/>
            <w:szCs w:val="28"/>
          </w:rPr>
          <w:delText>DEGs</w:delText>
        </w:r>
      </w:del>
      <w:ins w:id="309" w:author="Saifuddin Sarker" w:date="2024-06-09T13:16:00Z" w16du:dateUtc="2024-06-09T07:16:00Z">
        <w:r w:rsidR="007E02F9">
          <w:rPr>
            <w:rFonts w:ascii="Times New Roman" w:hAnsi="Times New Roman" w:cs="Times New Roman"/>
            <w:szCs w:val="28"/>
          </w:rPr>
          <w:t>DEGs related to clade IIb</w:t>
        </w:r>
      </w:ins>
      <w:r w:rsidR="00A61A2D" w:rsidRPr="00A61A2D">
        <w:rPr>
          <w:rFonts w:ascii="Times New Roman" w:hAnsi="Times New Roman" w:cs="Times New Roman"/>
          <w:szCs w:val="28"/>
        </w:rPr>
        <w:t>, Common DEGs</w:t>
      </w:r>
      <w:ins w:id="310" w:author="Saifuddin Sarker" w:date="2024-06-09T13:15:00Z" w16du:dateUtc="2024-06-09T07:15:00Z">
        <w:r w:rsidR="007E02F9">
          <w:rPr>
            <w:rFonts w:ascii="Times New Roman" w:hAnsi="Times New Roman" w:cs="Times New Roman"/>
            <w:szCs w:val="28"/>
          </w:rPr>
          <w:t xml:space="preserve"> among all clades</w:t>
        </w:r>
      </w:ins>
      <w:r w:rsidR="00A61A2D" w:rsidRPr="00A61A2D">
        <w:rPr>
          <w:rFonts w:ascii="Times New Roman" w:hAnsi="Times New Roman" w:cs="Times New Roman"/>
          <w:szCs w:val="28"/>
        </w:rPr>
        <w:t xml:space="preserve">, </w:t>
      </w:r>
      <w:r w:rsidR="002363DF">
        <w:rPr>
          <w:rFonts w:ascii="Times New Roman" w:hAnsi="Times New Roman" w:cs="Times New Roman"/>
          <w:szCs w:val="28"/>
        </w:rPr>
        <w:t xml:space="preserve">and </w:t>
      </w:r>
      <w:r w:rsidR="00A61A2D" w:rsidRPr="00A61A2D">
        <w:rPr>
          <w:rFonts w:ascii="Times New Roman" w:hAnsi="Times New Roman" w:cs="Times New Roman"/>
          <w:szCs w:val="28"/>
        </w:rPr>
        <w:t xml:space="preserve">DEGs common in contrast infected by old clades) were categorized by LFC values and applying a filter of FDR&lt;0.05 to ensure statistical significance. Heatmaps were generated using </w:t>
      </w:r>
      <w:proofErr w:type="spellStart"/>
      <w:r w:rsidR="00A61A2D" w:rsidRPr="00A61A2D">
        <w:rPr>
          <w:rFonts w:ascii="Times New Roman" w:hAnsi="Times New Roman" w:cs="Times New Roman"/>
          <w:szCs w:val="28"/>
        </w:rPr>
        <w:t>TBtools</w:t>
      </w:r>
      <w:proofErr w:type="spellEnd"/>
      <w:r w:rsidR="00A61A2D" w:rsidRPr="00A61A2D">
        <w:rPr>
          <w:rFonts w:ascii="Times New Roman" w:hAnsi="Times New Roman" w:cs="Times New Roman"/>
          <w:szCs w:val="28"/>
        </w:rPr>
        <w:t xml:space="preserve"> v2.057, with </w:t>
      </w:r>
      <w:del w:id="311" w:author="Joy Prokash Debnath" w:date="2024-06-13T08:54:00Z" w16du:dateUtc="2024-06-13T02:54:00Z">
        <w:r w:rsidR="00A61A2D" w:rsidRPr="00A61A2D" w:rsidDel="004D7520">
          <w:rPr>
            <w:rFonts w:ascii="Times New Roman" w:hAnsi="Times New Roman" w:cs="Times New Roman"/>
            <w:szCs w:val="28"/>
          </w:rPr>
          <w:delText xml:space="preserve">Z-scores and </w:delText>
        </w:r>
      </w:del>
      <w:r w:rsidR="00A61A2D" w:rsidRPr="00A61A2D">
        <w:rPr>
          <w:rFonts w:ascii="Times New Roman" w:hAnsi="Times New Roman" w:cs="Times New Roman"/>
          <w:szCs w:val="28"/>
        </w:rPr>
        <w:t xml:space="preserve">LFC values, selecting Complete Linkage as </w:t>
      </w:r>
      <w:r w:rsidR="002363DF">
        <w:rPr>
          <w:rFonts w:ascii="Times New Roman" w:hAnsi="Times New Roman" w:cs="Times New Roman"/>
          <w:szCs w:val="28"/>
        </w:rPr>
        <w:t xml:space="preserve">the </w:t>
      </w:r>
      <w:r w:rsidR="00A61A2D" w:rsidRPr="00A61A2D">
        <w:rPr>
          <w:rFonts w:ascii="Times New Roman" w:hAnsi="Times New Roman" w:cs="Times New Roman"/>
          <w:szCs w:val="28"/>
        </w:rPr>
        <w:t xml:space="preserve">clustering method, the Euclidean Algorithm as </w:t>
      </w:r>
      <w:r w:rsidR="002363DF">
        <w:rPr>
          <w:rFonts w:ascii="Times New Roman" w:hAnsi="Times New Roman" w:cs="Times New Roman"/>
          <w:szCs w:val="28"/>
        </w:rPr>
        <w:t xml:space="preserve">the </w:t>
      </w:r>
      <w:r w:rsidR="00A61A2D" w:rsidRPr="00A61A2D">
        <w:rPr>
          <w:rFonts w:ascii="Times New Roman" w:hAnsi="Times New Roman" w:cs="Times New Roman"/>
          <w:szCs w:val="28"/>
        </w:rPr>
        <w:t xml:space="preserve">distance method, and the Cladogram as </w:t>
      </w:r>
      <w:r w:rsidR="002363DF">
        <w:rPr>
          <w:rFonts w:ascii="Times New Roman" w:hAnsi="Times New Roman" w:cs="Times New Roman"/>
          <w:szCs w:val="28"/>
        </w:rPr>
        <w:t xml:space="preserve">the </w:t>
      </w:r>
      <w:r w:rsidR="00A61A2D" w:rsidRPr="00A61A2D">
        <w:rPr>
          <w:rFonts w:ascii="Times New Roman" w:hAnsi="Times New Roman" w:cs="Times New Roman"/>
          <w:szCs w:val="28"/>
        </w:rPr>
        <w:t>Branch Form.</w:t>
      </w:r>
      <w:ins w:id="312" w:author="Saifuddin Sarker" w:date="2024-06-09T14:06:00Z" w16du:dateUtc="2024-06-09T08:06:00Z">
        <w:r w:rsidR="006066F2">
          <w:rPr>
            <w:rFonts w:ascii="Times New Roman" w:hAnsi="Times New Roman" w:cs="Times New Roman"/>
            <w:szCs w:val="28"/>
          </w:rPr>
          <w:t xml:space="preserve"> </w:t>
        </w:r>
      </w:ins>
    </w:p>
    <w:p w14:paraId="686FB0F7" w14:textId="7019B2B5" w:rsidR="00A61A2D" w:rsidRPr="0096718F" w:rsidRDefault="00A61A2D" w:rsidP="00A61A2D">
      <w:pPr>
        <w:spacing w:line="360" w:lineRule="auto"/>
        <w:jc w:val="both"/>
        <w:rPr>
          <w:rFonts w:ascii="Times New Roman" w:hAnsi="Times New Roman" w:cs="Times New Roman"/>
          <w:b/>
          <w:bCs/>
          <w:szCs w:val="28"/>
        </w:rPr>
      </w:pPr>
      <w:r w:rsidRPr="0096718F">
        <w:rPr>
          <w:rFonts w:ascii="Times New Roman" w:hAnsi="Times New Roman" w:cs="Times New Roman"/>
          <w:b/>
          <w:bCs/>
          <w:szCs w:val="28"/>
        </w:rPr>
        <w:t>2.3 Database for Annotation, Visualization, and Integrated Discovery (DAVID) and ClueGO Enrichment Analysis</w:t>
      </w:r>
    </w:p>
    <w:p w14:paraId="1FE4F3A3" w14:textId="7090DF5D"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 xml:space="preserve">For a comprehensive understanding of the biological significance of top-ranked DEGs attributed </w:t>
      </w:r>
      <w:r w:rsidR="002363DF">
        <w:rPr>
          <w:rFonts w:ascii="Times New Roman" w:hAnsi="Times New Roman" w:cs="Times New Roman"/>
          <w:szCs w:val="28"/>
        </w:rPr>
        <w:t>to</w:t>
      </w:r>
      <w:r w:rsidR="002363DF" w:rsidRPr="00A61A2D">
        <w:rPr>
          <w:rFonts w:ascii="Times New Roman" w:hAnsi="Times New Roman" w:cs="Times New Roman"/>
          <w:szCs w:val="28"/>
        </w:rPr>
        <w:t xml:space="preserve"> </w:t>
      </w:r>
      <w:r w:rsidRPr="00A61A2D">
        <w:rPr>
          <w:rFonts w:ascii="Times New Roman" w:hAnsi="Times New Roman" w:cs="Times New Roman"/>
          <w:szCs w:val="28"/>
        </w:rPr>
        <w:t>the 2022 MPXV (Clade IIb) infection, a robust web-based functional annotation tool DAVID</w:t>
      </w:r>
      <w:r w:rsidR="0096718F">
        <w:rPr>
          <w:rFonts w:ascii="Times New Roman" w:hAnsi="Times New Roman" w:cs="Times New Roman"/>
          <w:szCs w:val="28"/>
        </w:rPr>
        <w:t xml:space="preserve"> </w:t>
      </w:r>
      <w:r w:rsidRPr="00A61A2D">
        <w:rPr>
          <w:rFonts w:ascii="Times New Roman" w:hAnsi="Times New Roman" w:cs="Times New Roman"/>
          <w:szCs w:val="28"/>
        </w:rPr>
        <w:t>v6.8</w:t>
      </w:r>
      <w:del w:id="313" w:author="Saifuddin Sarker" w:date="2024-06-09T12:06:00Z" w16du:dateUtc="2024-06-09T06:06:00Z">
        <w:r w:rsidRPr="00A61A2D" w:rsidDel="004D420D">
          <w:rPr>
            <w:rFonts w:ascii="Times New Roman" w:hAnsi="Times New Roman" w:cs="Times New Roman"/>
            <w:szCs w:val="28"/>
          </w:rPr>
          <w:delText xml:space="preserve"> </w:delText>
        </w:r>
        <w:r w:rsidR="00BD3A6E" w:rsidDel="004D420D">
          <w:rPr>
            <w:rFonts w:ascii="Times New Roman" w:hAnsi="Times New Roman" w:cs="Times New Roman"/>
            <w:szCs w:val="28"/>
          </w:rPr>
          <w:delText>(</w:delText>
        </w:r>
        <w:r w:rsidDel="004D420D">
          <w:fldChar w:fldCharType="begin"/>
        </w:r>
        <w:r w:rsidDel="004D420D">
          <w:delInstrText>HYPERLINK "https://david.ncifcrf.gov/"</w:delInstrText>
        </w:r>
        <w:r w:rsidDel="004D420D">
          <w:fldChar w:fldCharType="separate"/>
        </w:r>
        <w:r w:rsidR="00BD3A6E" w:rsidRPr="000E1C32" w:rsidDel="004D420D">
          <w:rPr>
            <w:rStyle w:val="Hyperlink"/>
            <w:rFonts w:ascii="Times New Roman" w:hAnsi="Times New Roman" w:cs="Times New Roman"/>
            <w:szCs w:val="28"/>
          </w:rPr>
          <w:delText>https://david.ncifcrf.gov/</w:delText>
        </w:r>
        <w:r w:rsidDel="004D420D">
          <w:rPr>
            <w:rStyle w:val="Hyperlink"/>
            <w:rFonts w:ascii="Times New Roman" w:hAnsi="Times New Roman" w:cs="Times New Roman"/>
            <w:szCs w:val="28"/>
          </w:rPr>
          <w:fldChar w:fldCharType="end"/>
        </w:r>
        <w:r w:rsidR="00BD3A6E" w:rsidDel="004D420D">
          <w:rPr>
            <w:rFonts w:ascii="Times New Roman" w:hAnsi="Times New Roman" w:cs="Times New Roman"/>
            <w:szCs w:val="28"/>
          </w:rPr>
          <w:delText>)</w:delText>
        </w:r>
      </w:del>
      <w:r w:rsidR="00BD3A6E" w:rsidRPr="00A61A2D">
        <w:rPr>
          <w:rFonts w:ascii="Times New Roman" w:hAnsi="Times New Roman" w:cs="Times New Roman"/>
          <w:szCs w:val="28"/>
        </w:rPr>
        <w:t xml:space="preserve"> </w:t>
      </w:r>
      <w:r w:rsidRPr="00A61A2D">
        <w:rPr>
          <w:rFonts w:ascii="Times New Roman" w:hAnsi="Times New Roman" w:cs="Times New Roman"/>
          <w:szCs w:val="28"/>
        </w:rPr>
        <w:t xml:space="preserve">was </w:t>
      </w:r>
      <w:r w:rsidR="002363DF">
        <w:rPr>
          <w:rFonts w:ascii="Times New Roman" w:hAnsi="Times New Roman" w:cs="Times New Roman"/>
          <w:szCs w:val="28"/>
        </w:rPr>
        <w:t>first</w:t>
      </w:r>
      <w:r w:rsidR="002363DF" w:rsidRPr="00A61A2D">
        <w:rPr>
          <w:rFonts w:ascii="Times New Roman" w:hAnsi="Times New Roman" w:cs="Times New Roman"/>
          <w:szCs w:val="28"/>
        </w:rPr>
        <w:t xml:space="preserve"> </w:t>
      </w:r>
      <w:r w:rsidRPr="00A61A2D">
        <w:rPr>
          <w:rFonts w:ascii="Times New Roman" w:hAnsi="Times New Roman" w:cs="Times New Roman"/>
          <w:szCs w:val="28"/>
        </w:rPr>
        <w:t xml:space="preserve">utilized, and the outcomes were integrated with the expression data using the GOplot v1.0.2 in R to visualize </w:t>
      </w:r>
      <w:ins w:id="314" w:author="Saifuddin Sarker" w:date="2024-06-09T14:09:00Z" w16du:dateUtc="2024-06-09T08:09:00Z">
        <w:r w:rsidR="006066F2">
          <w:rPr>
            <w:rFonts w:ascii="Times New Roman" w:hAnsi="Times New Roman" w:cs="Times New Roman"/>
            <w:szCs w:val="28"/>
          </w:rPr>
          <w:t>B</w:t>
        </w:r>
      </w:ins>
      <w:del w:id="315" w:author="Saifuddin Sarker" w:date="2024-06-09T14:09:00Z" w16du:dateUtc="2024-06-09T08:09:00Z">
        <w:r w:rsidRPr="00A61A2D" w:rsidDel="006066F2">
          <w:rPr>
            <w:rFonts w:ascii="Times New Roman" w:hAnsi="Times New Roman" w:cs="Times New Roman"/>
            <w:szCs w:val="28"/>
          </w:rPr>
          <w:delText>b</w:delText>
        </w:r>
      </w:del>
      <w:r w:rsidRPr="00A61A2D">
        <w:rPr>
          <w:rFonts w:ascii="Times New Roman" w:hAnsi="Times New Roman" w:cs="Times New Roman"/>
          <w:szCs w:val="28"/>
        </w:rPr>
        <w:t xml:space="preserve">ubble </w:t>
      </w:r>
      <w:ins w:id="316" w:author="Saifuddin Sarker" w:date="2024-06-09T14:09:00Z" w16du:dateUtc="2024-06-09T08:09:00Z">
        <w:r w:rsidR="006066F2">
          <w:rPr>
            <w:rFonts w:ascii="Times New Roman" w:hAnsi="Times New Roman" w:cs="Times New Roman"/>
            <w:szCs w:val="28"/>
          </w:rPr>
          <w:t>P</w:t>
        </w:r>
      </w:ins>
      <w:del w:id="317" w:author="Saifuddin Sarker" w:date="2024-06-09T14:09:00Z" w16du:dateUtc="2024-06-09T08:09:00Z">
        <w:r w:rsidRPr="00A61A2D" w:rsidDel="006066F2">
          <w:rPr>
            <w:rFonts w:ascii="Times New Roman" w:hAnsi="Times New Roman" w:cs="Times New Roman"/>
            <w:szCs w:val="28"/>
          </w:rPr>
          <w:delText>p</w:delText>
        </w:r>
      </w:del>
      <w:r w:rsidRPr="00A61A2D">
        <w:rPr>
          <w:rFonts w:ascii="Times New Roman" w:hAnsi="Times New Roman" w:cs="Times New Roman"/>
          <w:szCs w:val="28"/>
        </w:rPr>
        <w:t>lots for both upregulated</w:t>
      </w:r>
      <w:ins w:id="318" w:author="Saifuddin Sarker" w:date="2024-06-09T14:10:00Z" w16du:dateUtc="2024-06-09T08:10:00Z">
        <w:r w:rsidR="009E14CE">
          <w:rPr>
            <w:rFonts w:ascii="Times New Roman" w:hAnsi="Times New Roman" w:cs="Times New Roman"/>
            <w:szCs w:val="28"/>
          </w:rPr>
          <w:t xml:space="preserve"> </w:t>
        </w:r>
      </w:ins>
      <w:del w:id="319" w:author="Saifuddin Sarker" w:date="2024-06-09T14:09:00Z" w16du:dateUtc="2024-06-09T08:09:00Z">
        <w:r w:rsidRPr="00A61A2D" w:rsidDel="009E14CE">
          <w:rPr>
            <w:rFonts w:ascii="Times New Roman" w:hAnsi="Times New Roman" w:cs="Times New Roman"/>
            <w:szCs w:val="28"/>
          </w:rPr>
          <w:delText xml:space="preserve"> (396 genes) </w:delText>
        </w:r>
      </w:del>
      <w:r w:rsidRPr="00A61A2D">
        <w:rPr>
          <w:rFonts w:ascii="Times New Roman" w:hAnsi="Times New Roman" w:cs="Times New Roman"/>
          <w:szCs w:val="28"/>
        </w:rPr>
        <w:t>and downregulated</w:t>
      </w:r>
      <w:del w:id="320" w:author="Saifuddin Sarker" w:date="2024-06-09T14:10:00Z" w16du:dateUtc="2024-06-09T08:10:00Z">
        <w:r w:rsidRPr="00A61A2D" w:rsidDel="009E14CE">
          <w:rPr>
            <w:rFonts w:ascii="Times New Roman" w:hAnsi="Times New Roman" w:cs="Times New Roman"/>
            <w:szCs w:val="28"/>
          </w:rPr>
          <w:delText xml:space="preserve"> (407 genes)</w:delText>
        </w:r>
      </w:del>
      <w:r w:rsidRPr="00A61A2D">
        <w:rPr>
          <w:rFonts w:ascii="Times New Roman" w:hAnsi="Times New Roman" w:cs="Times New Roman"/>
          <w:szCs w:val="28"/>
        </w:rPr>
        <w:t xml:space="preserve"> DEGs. Significance thresholds for Gene Ontology (GO) and Kyoto Encyclopedia of Genes and Genomes (KEGG) pathways were set at an</w:t>
      </w:r>
      <w:del w:id="321" w:author="Joy Prokash Debnath" w:date="2024-06-13T08:56:00Z" w16du:dateUtc="2024-06-13T02:56:00Z">
        <w:r w:rsidRPr="00A61A2D" w:rsidDel="004D7520">
          <w:rPr>
            <w:rFonts w:ascii="Times New Roman" w:hAnsi="Times New Roman" w:cs="Times New Roman"/>
            <w:szCs w:val="28"/>
          </w:rPr>
          <w:delText xml:space="preserve"> </w:delText>
        </w:r>
      </w:del>
      <w:del w:id="322" w:author="Joy Prokash Debnath" w:date="2024-06-13T08:55:00Z" w16du:dateUtc="2024-06-13T02:55:00Z">
        <w:r w:rsidRPr="00A61A2D" w:rsidDel="004D7520">
          <w:rPr>
            <w:rFonts w:ascii="Times New Roman" w:hAnsi="Times New Roman" w:cs="Times New Roman"/>
            <w:szCs w:val="28"/>
          </w:rPr>
          <w:delText>adjusted</w:delText>
        </w:r>
      </w:del>
      <w:r w:rsidRPr="00A61A2D">
        <w:rPr>
          <w:rFonts w:ascii="Times New Roman" w:hAnsi="Times New Roman" w:cs="Times New Roman"/>
          <w:szCs w:val="28"/>
        </w:rPr>
        <w:t xml:space="preserve"> p-value&lt;0.05 and gene count≥2. Furthermore, KEGG pathway visualizations of the exclusively expressed DEGs were performed using Cytoscape</w:t>
      </w:r>
      <w:r w:rsidR="0096718F">
        <w:rPr>
          <w:rFonts w:ascii="Times New Roman" w:hAnsi="Times New Roman" w:cs="Times New Roman"/>
          <w:szCs w:val="28"/>
        </w:rPr>
        <w:t xml:space="preserve"> </w:t>
      </w:r>
      <w:r w:rsidR="0096718F">
        <w:rPr>
          <w:rFonts w:ascii="Times New Roman" w:hAnsi="Times New Roman" w:cs="Times New Roman"/>
          <w:szCs w:val="24"/>
        </w:rPr>
        <w:t>v3.10.1</w:t>
      </w:r>
      <w:r w:rsidRPr="00A61A2D">
        <w:rPr>
          <w:rFonts w:ascii="Times New Roman" w:hAnsi="Times New Roman" w:cs="Times New Roman"/>
          <w:szCs w:val="28"/>
        </w:rPr>
        <w:t xml:space="preserve"> with ClueGO v2.5.10 and CluePedia v1.5.10 plugins.</w:t>
      </w:r>
    </w:p>
    <w:p w14:paraId="2D636A04" w14:textId="42F323A0" w:rsidR="00A61A2D" w:rsidRPr="0096718F" w:rsidRDefault="00A61A2D" w:rsidP="00A61A2D">
      <w:pPr>
        <w:spacing w:line="360" w:lineRule="auto"/>
        <w:jc w:val="both"/>
        <w:rPr>
          <w:rFonts w:ascii="Times New Roman" w:hAnsi="Times New Roman" w:cs="Times New Roman"/>
          <w:b/>
          <w:bCs/>
          <w:szCs w:val="28"/>
        </w:rPr>
      </w:pPr>
      <w:r w:rsidRPr="0096718F">
        <w:rPr>
          <w:rFonts w:ascii="Times New Roman" w:hAnsi="Times New Roman" w:cs="Times New Roman"/>
          <w:b/>
          <w:bCs/>
          <w:szCs w:val="28"/>
        </w:rPr>
        <w:t>2.4 Establishment of PPI Networks, Cluster Analysis,</w:t>
      </w:r>
      <w:del w:id="323" w:author="Joy Prokash Debnath" w:date="2024-06-13T09:51:00Z" w16du:dateUtc="2024-06-13T03:51:00Z">
        <w:r w:rsidRPr="0096718F" w:rsidDel="002E3636">
          <w:rPr>
            <w:rFonts w:ascii="Times New Roman" w:hAnsi="Times New Roman" w:cs="Times New Roman"/>
            <w:b/>
            <w:bCs/>
            <w:szCs w:val="28"/>
          </w:rPr>
          <w:delText xml:space="preserve"> and</w:delText>
        </w:r>
      </w:del>
      <w:r w:rsidRPr="0096718F">
        <w:rPr>
          <w:rFonts w:ascii="Times New Roman" w:hAnsi="Times New Roman" w:cs="Times New Roman"/>
          <w:b/>
          <w:bCs/>
          <w:szCs w:val="28"/>
        </w:rPr>
        <w:t xml:space="preserve"> Hub Genes Identification</w:t>
      </w:r>
      <w:ins w:id="324" w:author="Joy Prokash Debnath" w:date="2024-06-13T09:51:00Z" w16du:dateUtc="2024-06-13T03:51:00Z">
        <w:r w:rsidR="002E3636">
          <w:rPr>
            <w:rFonts w:ascii="Times New Roman" w:hAnsi="Times New Roman" w:cs="Times New Roman"/>
            <w:b/>
            <w:bCs/>
            <w:szCs w:val="28"/>
          </w:rPr>
          <w:t xml:space="preserve"> </w:t>
        </w:r>
        <w:r w:rsidR="002E3636" w:rsidRPr="002E3636">
          <w:rPr>
            <w:rFonts w:ascii="Times New Roman" w:hAnsi="Times New Roman" w:cs="Times New Roman"/>
            <w:b/>
            <w:bCs/>
            <w:szCs w:val="28"/>
            <w:highlight w:val="yellow"/>
            <w:rPrChange w:id="325" w:author="Joy Prokash Debnath" w:date="2024-06-13T09:51:00Z" w16du:dateUtc="2024-06-13T03:51:00Z">
              <w:rPr>
                <w:rFonts w:ascii="Times New Roman" w:hAnsi="Times New Roman" w:cs="Times New Roman"/>
                <w:b/>
                <w:bCs/>
                <w:szCs w:val="28"/>
              </w:rPr>
            </w:rPrChange>
          </w:rPr>
          <w:t>and Correlation Analysis</w:t>
        </w:r>
      </w:ins>
    </w:p>
    <w:p w14:paraId="09C5B82C" w14:textId="0387F04D" w:rsidR="00BD3A6E" w:rsidRDefault="009C6312" w:rsidP="00A61A2D">
      <w:pPr>
        <w:spacing w:line="360" w:lineRule="auto"/>
        <w:jc w:val="both"/>
        <w:rPr>
          <w:rFonts w:ascii="Times New Roman" w:hAnsi="Times New Roman" w:cs="Times New Roman"/>
          <w:szCs w:val="28"/>
        </w:rPr>
      </w:pPr>
      <w:ins w:id="326" w:author="Saifuddin Sarker" w:date="2024-06-09T14:12:00Z" w16du:dateUtc="2024-06-09T08:12:00Z">
        <w:r>
          <w:rPr>
            <w:rFonts w:ascii="Times New Roman" w:hAnsi="Times New Roman" w:cs="Times New Roman"/>
            <w:szCs w:val="28"/>
          </w:rPr>
          <w:t>After sorting o</w:t>
        </w:r>
      </w:ins>
      <w:ins w:id="327" w:author="Saifuddin Sarker" w:date="2024-06-09T14:13:00Z" w16du:dateUtc="2024-06-09T08:13:00Z">
        <w:r>
          <w:rPr>
            <w:rFonts w:ascii="Times New Roman" w:hAnsi="Times New Roman" w:cs="Times New Roman"/>
            <w:szCs w:val="28"/>
          </w:rPr>
          <w:t xml:space="preserve">ut and grouping </w:t>
        </w:r>
      </w:ins>
      <w:ins w:id="328" w:author="Saifuddin Sarker" w:date="2024-06-09T14:14:00Z" w16du:dateUtc="2024-06-09T08:14:00Z">
        <w:r>
          <w:rPr>
            <w:rFonts w:ascii="Times New Roman" w:hAnsi="Times New Roman" w:cs="Times New Roman"/>
            <w:szCs w:val="28"/>
          </w:rPr>
          <w:t xml:space="preserve">the </w:t>
        </w:r>
      </w:ins>
      <w:ins w:id="329" w:author="Saifuddin Sarker" w:date="2024-06-09T14:13:00Z" w16du:dateUtc="2024-06-09T08:13:00Z">
        <w:r>
          <w:rPr>
            <w:rFonts w:ascii="Times New Roman" w:hAnsi="Times New Roman" w:cs="Times New Roman"/>
            <w:szCs w:val="28"/>
          </w:rPr>
          <w:t xml:space="preserve">DEGs, </w:t>
        </w:r>
      </w:ins>
      <w:del w:id="330" w:author="Saifuddin Sarker" w:date="2024-06-09T14:13:00Z" w16du:dateUtc="2024-06-09T08:13:00Z">
        <w:r w:rsidR="00A61A2D" w:rsidRPr="00A61A2D" w:rsidDel="009C6312">
          <w:rPr>
            <w:rFonts w:ascii="Times New Roman" w:hAnsi="Times New Roman" w:cs="Times New Roman"/>
            <w:szCs w:val="28"/>
          </w:rPr>
          <w:delText>A</w:delText>
        </w:r>
      </w:del>
      <w:ins w:id="331" w:author="Saifuddin Sarker" w:date="2024-06-09T14:13:00Z" w16du:dateUtc="2024-06-09T08:13:00Z">
        <w:r>
          <w:rPr>
            <w:rFonts w:ascii="Times New Roman" w:hAnsi="Times New Roman" w:cs="Times New Roman"/>
            <w:szCs w:val="28"/>
          </w:rPr>
          <w:t>a</w:t>
        </w:r>
      </w:ins>
      <w:r w:rsidR="00A61A2D" w:rsidRPr="00A61A2D">
        <w:rPr>
          <w:rFonts w:ascii="Times New Roman" w:hAnsi="Times New Roman" w:cs="Times New Roman"/>
          <w:szCs w:val="28"/>
        </w:rPr>
        <w:t xml:space="preserve"> Protein-Protein Interaction (PPI) network for exclusive DEGs </w:t>
      </w:r>
      <w:r w:rsidR="00D6004C">
        <w:rPr>
          <w:rFonts w:ascii="Times New Roman" w:hAnsi="Times New Roman" w:cs="Times New Roman"/>
          <w:szCs w:val="28"/>
        </w:rPr>
        <w:t>resulting</w:t>
      </w:r>
      <w:r w:rsidR="00D6004C" w:rsidRPr="00A61A2D">
        <w:rPr>
          <w:rFonts w:ascii="Times New Roman" w:hAnsi="Times New Roman" w:cs="Times New Roman"/>
          <w:szCs w:val="28"/>
        </w:rPr>
        <w:t xml:space="preserve"> </w:t>
      </w:r>
      <w:r w:rsidR="00D6004C">
        <w:rPr>
          <w:rFonts w:ascii="Times New Roman" w:hAnsi="Times New Roman" w:cs="Times New Roman"/>
          <w:szCs w:val="28"/>
        </w:rPr>
        <w:t>from</w:t>
      </w:r>
      <w:r w:rsidR="00A61A2D" w:rsidRPr="00A61A2D">
        <w:rPr>
          <w:rFonts w:ascii="Times New Roman" w:hAnsi="Times New Roman" w:cs="Times New Roman"/>
          <w:szCs w:val="28"/>
        </w:rPr>
        <w:t xml:space="preserve"> the infection of MPXV Clade IIb was constructed and analyzed using the </w:t>
      </w:r>
      <w:r w:rsidR="00A61A2D" w:rsidRPr="00A61A2D">
        <w:rPr>
          <w:rFonts w:ascii="Times New Roman" w:hAnsi="Times New Roman" w:cs="Times New Roman"/>
          <w:szCs w:val="28"/>
        </w:rPr>
        <w:lastRenderedPageBreak/>
        <w:t>web-based tool STRING v12.0</w:t>
      </w:r>
      <w:del w:id="332" w:author="Saifuddin Sarker" w:date="2024-06-09T12:06:00Z" w16du:dateUtc="2024-06-09T06:06:00Z">
        <w:r w:rsidR="00BD3A6E" w:rsidDel="004D420D">
          <w:rPr>
            <w:rFonts w:ascii="Times New Roman" w:hAnsi="Times New Roman" w:cs="Times New Roman"/>
            <w:szCs w:val="28"/>
          </w:rPr>
          <w:delText xml:space="preserve"> (</w:delText>
        </w:r>
        <w:r w:rsidDel="004D420D">
          <w:fldChar w:fldCharType="begin"/>
        </w:r>
        <w:r w:rsidDel="004D420D">
          <w:delInstrText>HYPERLINK "https://string-db.org/"</w:delInstrText>
        </w:r>
        <w:r w:rsidDel="004D420D">
          <w:fldChar w:fldCharType="separate"/>
        </w:r>
        <w:r w:rsidR="00BD3A6E" w:rsidRPr="000E1C32" w:rsidDel="004D420D">
          <w:rPr>
            <w:rStyle w:val="Hyperlink"/>
            <w:rFonts w:ascii="Times New Roman" w:hAnsi="Times New Roman" w:cs="Times New Roman"/>
            <w:szCs w:val="28"/>
          </w:rPr>
          <w:delText>https://string-db.org/</w:delText>
        </w:r>
        <w:r w:rsidDel="004D420D">
          <w:rPr>
            <w:rStyle w:val="Hyperlink"/>
            <w:rFonts w:ascii="Times New Roman" w:hAnsi="Times New Roman" w:cs="Times New Roman"/>
            <w:szCs w:val="28"/>
          </w:rPr>
          <w:fldChar w:fldCharType="end"/>
        </w:r>
        <w:r w:rsidR="00BD3A6E" w:rsidDel="004D420D">
          <w:rPr>
            <w:rFonts w:ascii="Times New Roman" w:hAnsi="Times New Roman" w:cs="Times New Roman"/>
            <w:szCs w:val="28"/>
          </w:rPr>
          <w:delText>)</w:delText>
        </w:r>
      </w:del>
      <w:r w:rsidR="00A61A2D" w:rsidRPr="00A61A2D">
        <w:rPr>
          <w:rFonts w:ascii="Times New Roman" w:hAnsi="Times New Roman" w:cs="Times New Roman"/>
          <w:szCs w:val="28"/>
        </w:rPr>
        <w:t>. This facilitated the visualization of relationships among the up</w:t>
      </w:r>
      <w:del w:id="333" w:author="Saifuddin Sarker" w:date="2024-06-09T14:14:00Z" w16du:dateUtc="2024-06-09T08:14:00Z">
        <w:r w:rsidR="00A61A2D" w:rsidRPr="00A61A2D" w:rsidDel="009C6312">
          <w:rPr>
            <w:rFonts w:ascii="Times New Roman" w:hAnsi="Times New Roman" w:cs="Times New Roman"/>
            <w:szCs w:val="28"/>
          </w:rPr>
          <w:delText>regulated</w:delText>
        </w:r>
      </w:del>
      <w:r w:rsidR="00A61A2D" w:rsidRPr="00A61A2D">
        <w:rPr>
          <w:rFonts w:ascii="Times New Roman" w:hAnsi="Times New Roman" w:cs="Times New Roman"/>
          <w:szCs w:val="28"/>
        </w:rPr>
        <w:t xml:space="preserve"> and downregulated genes of the 2022 MPXV, with a confidence interaction score threshold of ≥ 0.4 to ensure a robust PPI network. </w:t>
      </w:r>
      <w:del w:id="334" w:author="Joy Prokash Debnath" w:date="2024-06-13T08:58:00Z" w16du:dateUtc="2024-06-13T02:58:00Z">
        <w:r w:rsidR="00A61A2D" w:rsidRPr="00A61A2D" w:rsidDel="004D7520">
          <w:rPr>
            <w:rFonts w:ascii="Times New Roman" w:hAnsi="Times New Roman" w:cs="Times New Roman"/>
            <w:szCs w:val="28"/>
          </w:rPr>
          <w:delText xml:space="preserve">The network was subsequently imported into Cytoscape for further analysis and visualization. </w:delText>
        </w:r>
      </w:del>
      <w:r w:rsidR="00A61A2D" w:rsidRPr="00A61A2D">
        <w:rPr>
          <w:rFonts w:ascii="Times New Roman" w:hAnsi="Times New Roman" w:cs="Times New Roman"/>
          <w:szCs w:val="28"/>
        </w:rPr>
        <w:t>To identify highly interconnected regions within the network, the Molecular Complex Detection (MCODE) plugin v2.0.2 was employed, with parameters set as follows: Kappa score (K-core) at 2, Degree Cutoff at 2, Max. Depth at 100, and Node Score Cutoff at 0.2. Hub genes, which are pivotal nodes within the PPI network, were identified using the cytoHubba v0.1 plugin in Cytoscape. The top 10 hub genes, ranked by degree, were selected and the shortest path was displayed to highlight nodes with higher connectivity and their regulatory significance within the network. This analysis underscores the pivotal role of these hub genes in the regulatory network</w:t>
      </w:r>
      <w:r w:rsidR="00A61A2D" w:rsidRPr="002E3636">
        <w:rPr>
          <w:rFonts w:ascii="Times New Roman" w:hAnsi="Times New Roman" w:cs="Times New Roman"/>
          <w:szCs w:val="28"/>
          <w:highlight w:val="yellow"/>
          <w:rPrChange w:id="335" w:author="Joy Prokash Debnath" w:date="2024-06-13T09:51:00Z" w16du:dateUtc="2024-06-13T03:51:00Z">
            <w:rPr>
              <w:rFonts w:ascii="Times New Roman" w:hAnsi="Times New Roman" w:cs="Times New Roman"/>
              <w:szCs w:val="28"/>
            </w:rPr>
          </w:rPrChange>
        </w:rPr>
        <w:t xml:space="preserve">. </w:t>
      </w:r>
      <w:ins w:id="336" w:author="Joy Prokash Debnath" w:date="2024-06-13T09:50:00Z" w16du:dateUtc="2024-06-13T03:50:00Z">
        <w:r w:rsidR="002E3636" w:rsidRPr="002E3636">
          <w:rPr>
            <w:rFonts w:ascii="Times New Roman" w:hAnsi="Times New Roman" w:cs="Times New Roman"/>
            <w:szCs w:val="28"/>
            <w:highlight w:val="yellow"/>
            <w:rPrChange w:id="337" w:author="Joy Prokash Debnath" w:date="2024-06-13T09:51:00Z" w16du:dateUtc="2024-06-13T03:51:00Z">
              <w:rPr>
                <w:rFonts w:ascii="Times New Roman" w:hAnsi="Times New Roman" w:cs="Times New Roman"/>
                <w:szCs w:val="28"/>
              </w:rPr>
            </w:rPrChange>
          </w:rPr>
          <w:t>Moreover</w:t>
        </w:r>
      </w:ins>
      <w:ins w:id="338" w:author="Joy Prokash Debnath" w:date="2024-06-13T09:51:00Z" w16du:dateUtc="2024-06-13T03:51:00Z">
        <w:r w:rsidR="002E3636" w:rsidRPr="002E3636">
          <w:rPr>
            <w:rFonts w:ascii="Times New Roman" w:hAnsi="Times New Roman" w:cs="Times New Roman"/>
            <w:szCs w:val="28"/>
            <w:highlight w:val="yellow"/>
            <w:rPrChange w:id="339" w:author="Joy Prokash Debnath" w:date="2024-06-13T09:51:00Z" w16du:dateUtc="2024-06-13T03:51:00Z">
              <w:rPr>
                <w:rFonts w:ascii="Times New Roman" w:hAnsi="Times New Roman" w:cs="Times New Roman"/>
                <w:szCs w:val="28"/>
              </w:rPr>
            </w:rPrChange>
          </w:rPr>
          <w:t xml:space="preserve">, </w:t>
        </w:r>
      </w:ins>
      <w:ins w:id="340" w:author="Joy Prokash Debnath" w:date="2024-06-13T09:50:00Z" w16du:dateUtc="2024-06-13T03:50:00Z">
        <w:r w:rsidR="002E3636" w:rsidRPr="002E3636">
          <w:rPr>
            <w:rFonts w:ascii="Times New Roman" w:hAnsi="Times New Roman" w:cs="Times New Roman"/>
            <w:szCs w:val="28"/>
            <w:highlight w:val="yellow"/>
            <w:rPrChange w:id="341" w:author="Joy Prokash Debnath" w:date="2024-06-13T09:51:00Z" w16du:dateUtc="2024-06-13T03:51:00Z">
              <w:rPr>
                <w:rFonts w:ascii="Times New Roman" w:hAnsi="Times New Roman" w:cs="Times New Roman"/>
                <w:szCs w:val="28"/>
              </w:rPr>
            </w:rPrChange>
          </w:rPr>
          <w:t>Pearson’s correlation coefficients were calculated for each gene</w:t>
        </w:r>
      </w:ins>
      <w:ins w:id="342" w:author="Joy Prokash Debnath" w:date="2024-06-13T09:54:00Z" w16du:dateUtc="2024-06-13T03:54:00Z">
        <w:r w:rsidR="002E3636">
          <w:rPr>
            <w:rFonts w:ascii="Times New Roman" w:hAnsi="Times New Roman" w:cs="Times New Roman"/>
            <w:szCs w:val="28"/>
            <w:highlight w:val="yellow"/>
          </w:rPr>
          <w:t xml:space="preserve"> </w:t>
        </w:r>
        <w:r w:rsidR="002E3636" w:rsidRPr="006975D8">
          <w:rPr>
            <w:rFonts w:ascii="Times New Roman" w:hAnsi="Times New Roman" w:cs="Times New Roman"/>
            <w:szCs w:val="28"/>
            <w:highlight w:val="yellow"/>
          </w:rPr>
          <w:t xml:space="preserve">(13 shared among cluster and hub genes expressed in 2022 MPXV infections and 27 common across all MPXV clade </w:t>
        </w:r>
      </w:ins>
      <w:ins w:id="343" w:author="Joy Prokash Debnath" w:date="2024-06-13T10:05:00Z" w16du:dateUtc="2024-06-13T04:05:00Z">
        <w:r w:rsidR="006C3C3F" w:rsidRPr="006975D8">
          <w:rPr>
            <w:rFonts w:ascii="Times New Roman" w:hAnsi="Times New Roman" w:cs="Times New Roman"/>
            <w:szCs w:val="28"/>
            <w:highlight w:val="yellow"/>
          </w:rPr>
          <w:t xml:space="preserve">infections) </w:t>
        </w:r>
        <w:r w:rsidR="006C3C3F" w:rsidRPr="006C3C3F">
          <w:rPr>
            <w:rFonts w:ascii="Times New Roman" w:hAnsi="Times New Roman" w:cs="Times New Roman"/>
            <w:szCs w:val="28"/>
            <w:highlight w:val="yellow"/>
          </w:rPr>
          <w:t>expression</w:t>
        </w:r>
      </w:ins>
      <w:ins w:id="344" w:author="Joy Prokash Debnath" w:date="2024-06-13T09:50:00Z" w16du:dateUtc="2024-06-13T03:50:00Z">
        <w:r w:rsidR="002E3636" w:rsidRPr="002E3636">
          <w:rPr>
            <w:rFonts w:ascii="Times New Roman" w:hAnsi="Times New Roman" w:cs="Times New Roman"/>
            <w:szCs w:val="28"/>
            <w:highlight w:val="yellow"/>
            <w:rPrChange w:id="345" w:author="Joy Prokash Debnath" w:date="2024-06-13T09:51:00Z" w16du:dateUtc="2024-06-13T03:51:00Z">
              <w:rPr>
                <w:rFonts w:ascii="Times New Roman" w:hAnsi="Times New Roman" w:cs="Times New Roman"/>
                <w:szCs w:val="28"/>
              </w:rPr>
            </w:rPrChange>
          </w:rPr>
          <w:t xml:space="preserve"> pattern and visualized with a matrix diagram using the </w:t>
        </w:r>
        <w:proofErr w:type="spellStart"/>
        <w:r w:rsidR="002E3636" w:rsidRPr="002E3636">
          <w:rPr>
            <w:rFonts w:ascii="Times New Roman" w:hAnsi="Times New Roman" w:cs="Times New Roman"/>
            <w:szCs w:val="28"/>
            <w:highlight w:val="yellow"/>
            <w:rPrChange w:id="346" w:author="Joy Prokash Debnath" w:date="2024-06-13T09:51:00Z" w16du:dateUtc="2024-06-13T03:51:00Z">
              <w:rPr>
                <w:rFonts w:ascii="Times New Roman" w:hAnsi="Times New Roman" w:cs="Times New Roman"/>
                <w:szCs w:val="28"/>
              </w:rPr>
            </w:rPrChange>
          </w:rPr>
          <w:t>corrplot</w:t>
        </w:r>
        <w:proofErr w:type="spellEnd"/>
        <w:r w:rsidR="002E3636" w:rsidRPr="002E3636">
          <w:rPr>
            <w:rFonts w:ascii="Times New Roman" w:hAnsi="Times New Roman" w:cs="Times New Roman"/>
            <w:szCs w:val="28"/>
            <w:highlight w:val="yellow"/>
            <w:rPrChange w:id="347" w:author="Joy Prokash Debnath" w:date="2024-06-13T09:51:00Z" w16du:dateUtc="2024-06-13T03:51:00Z">
              <w:rPr>
                <w:rFonts w:ascii="Times New Roman" w:hAnsi="Times New Roman" w:cs="Times New Roman"/>
                <w:szCs w:val="28"/>
              </w:rPr>
            </w:rPrChange>
          </w:rPr>
          <w:t xml:space="preserve"> v0.92 package in R.</w:t>
        </w:r>
      </w:ins>
    </w:p>
    <w:p w14:paraId="09047676" w14:textId="310E39A2" w:rsidR="00A61A2D" w:rsidRPr="00BD3A6E" w:rsidRDefault="00A61A2D" w:rsidP="00A61A2D">
      <w:pPr>
        <w:spacing w:line="360" w:lineRule="auto"/>
        <w:jc w:val="both"/>
        <w:rPr>
          <w:rFonts w:ascii="Times New Roman" w:hAnsi="Times New Roman" w:cs="Times New Roman"/>
          <w:b/>
          <w:bCs/>
          <w:szCs w:val="28"/>
        </w:rPr>
      </w:pPr>
      <w:r w:rsidRPr="00BD3A6E">
        <w:rPr>
          <w:rFonts w:ascii="Times New Roman" w:hAnsi="Times New Roman" w:cs="Times New Roman"/>
          <w:b/>
          <w:bCs/>
          <w:szCs w:val="28"/>
        </w:rPr>
        <w:t>2.5 Gene Set Enrichment Analysis (GSEA)</w:t>
      </w:r>
    </w:p>
    <w:p w14:paraId="76139917" w14:textId="13C01976" w:rsidR="00BD3A6E" w:rsidRDefault="00BD3A6E" w:rsidP="00A61A2D">
      <w:pPr>
        <w:spacing w:line="360" w:lineRule="auto"/>
        <w:jc w:val="both"/>
        <w:rPr>
          <w:rFonts w:ascii="Times New Roman" w:hAnsi="Times New Roman" w:cs="Times New Roman"/>
          <w:szCs w:val="28"/>
        </w:rPr>
      </w:pPr>
      <w:r w:rsidRPr="00BD3A6E">
        <w:rPr>
          <w:rFonts w:ascii="Times New Roman" w:hAnsi="Times New Roman" w:cs="Times New Roman"/>
          <w:szCs w:val="28"/>
        </w:rPr>
        <w:t>Gene set enrichment analysis (GSEA</w:t>
      </w:r>
      <w:del w:id="348" w:author="Saifuddin Sarker" w:date="2024-06-09T12:06:00Z" w16du:dateUtc="2024-06-09T06:06:00Z">
        <w:r w:rsidDel="004D420D">
          <w:rPr>
            <w:rFonts w:ascii="Times New Roman" w:hAnsi="Times New Roman" w:cs="Times New Roman"/>
            <w:szCs w:val="28"/>
          </w:rPr>
          <w:delText>,</w:delText>
        </w:r>
        <w:r w:rsidDel="004D420D">
          <w:delText xml:space="preserve"> </w:delText>
        </w:r>
        <w:r w:rsidDel="004D420D">
          <w:fldChar w:fldCharType="begin"/>
        </w:r>
        <w:r w:rsidRPr="004A766C" w:rsidDel="004D420D">
          <w:delInstrText>HYPERLINK "https://www.gsea-msigdb.org/gsea/index.jsp"</w:delInstrText>
        </w:r>
        <w:r w:rsidDel="004D420D">
          <w:fldChar w:fldCharType="separate"/>
        </w:r>
        <w:r w:rsidRPr="000E1C32" w:rsidDel="004D420D">
          <w:rPr>
            <w:rStyle w:val="Hyperlink"/>
            <w:rFonts w:ascii="Times New Roman" w:hAnsi="Times New Roman" w:cs="Times New Roman"/>
            <w:szCs w:val="28"/>
          </w:rPr>
          <w:delText>https://www.gsea-msigdb.org/gsea/index.jsp</w:delText>
        </w:r>
        <w:r w:rsidDel="004D420D">
          <w:rPr>
            <w:rStyle w:val="Hyperlink"/>
            <w:rFonts w:ascii="Times New Roman" w:hAnsi="Times New Roman" w:cs="Times New Roman"/>
            <w:szCs w:val="28"/>
          </w:rPr>
          <w:fldChar w:fldCharType="end"/>
        </w:r>
      </w:del>
      <w:r w:rsidRPr="00BD3A6E">
        <w:rPr>
          <w:rFonts w:ascii="Times New Roman" w:hAnsi="Times New Roman" w:cs="Times New Roman"/>
          <w:szCs w:val="28"/>
        </w:rPr>
        <w:t>) was conducted by comparing Clade IIb to mock samples using GSEA v4.3.2. The analysis utilized the built-in hallmark gene sets (h.all.v2023.2.Hs.symbols.gmt) as the reference database and normalized RNA-Seq expression data as the input dataset. The Ensemble Gene ID platform (Human_Ensembl_Gene_ID_MSigDB.v2023.2.Hs.chip</w:t>
      </w:r>
      <w:r w:rsidR="003A2C5F" w:rsidRPr="00BD3A6E">
        <w:rPr>
          <w:rFonts w:ascii="Times New Roman" w:hAnsi="Times New Roman" w:cs="Times New Roman"/>
          <w:szCs w:val="28"/>
        </w:rPr>
        <w:t>) was</w:t>
      </w:r>
      <w:r w:rsidRPr="00BD3A6E">
        <w:rPr>
          <w:rFonts w:ascii="Times New Roman" w:hAnsi="Times New Roman" w:cs="Times New Roman"/>
          <w:szCs w:val="28"/>
        </w:rPr>
        <w:t xml:space="preserve"> selected as </w:t>
      </w:r>
      <w:r w:rsidR="002363DF">
        <w:rPr>
          <w:rFonts w:ascii="Times New Roman" w:hAnsi="Times New Roman" w:cs="Times New Roman"/>
          <w:szCs w:val="28"/>
        </w:rPr>
        <w:t xml:space="preserve">a </w:t>
      </w:r>
      <w:r w:rsidRPr="00BD3A6E">
        <w:rPr>
          <w:rFonts w:ascii="Times New Roman" w:hAnsi="Times New Roman" w:cs="Times New Roman"/>
          <w:szCs w:val="28"/>
        </w:rPr>
        <w:t xml:space="preserve">chip platform to map the gene expression data to the reference database. The GSEA analysis identified genes </w:t>
      </w:r>
      <w:del w:id="349" w:author="Saifuddin Sarker" w:date="2024-06-09T14:15:00Z" w16du:dateUtc="2024-06-09T08:15:00Z">
        <w:r w:rsidRPr="00BD3A6E" w:rsidDel="000D4283">
          <w:rPr>
            <w:rFonts w:ascii="Times New Roman" w:hAnsi="Times New Roman" w:cs="Times New Roman"/>
            <w:szCs w:val="28"/>
          </w:rPr>
          <w:delText xml:space="preserve">that are </w:delText>
        </w:r>
      </w:del>
      <w:r w:rsidRPr="00BD3A6E">
        <w:rPr>
          <w:rFonts w:ascii="Times New Roman" w:hAnsi="Times New Roman" w:cs="Times New Roman"/>
          <w:szCs w:val="28"/>
        </w:rPr>
        <w:t xml:space="preserve">uniquely expressed </w:t>
      </w:r>
      <w:ins w:id="350" w:author="Saifuddin Sarker" w:date="2024-06-09T14:16:00Z" w16du:dateUtc="2024-06-09T08:16:00Z">
        <w:r w:rsidR="000D4283">
          <w:rPr>
            <w:rFonts w:ascii="Times New Roman" w:hAnsi="Times New Roman" w:cs="Times New Roman"/>
            <w:szCs w:val="28"/>
          </w:rPr>
          <w:t>upon</w:t>
        </w:r>
      </w:ins>
      <w:del w:id="351" w:author="Saifuddin Sarker" w:date="2024-06-09T14:16:00Z" w16du:dateUtc="2024-06-09T08:16:00Z">
        <w:r w:rsidRPr="00BD3A6E" w:rsidDel="000D4283">
          <w:rPr>
            <w:rFonts w:ascii="Times New Roman" w:hAnsi="Times New Roman" w:cs="Times New Roman"/>
            <w:szCs w:val="28"/>
          </w:rPr>
          <w:delText>in</w:delText>
        </w:r>
      </w:del>
      <w:r w:rsidRPr="00BD3A6E">
        <w:rPr>
          <w:rFonts w:ascii="Times New Roman" w:hAnsi="Times New Roman" w:cs="Times New Roman"/>
          <w:szCs w:val="28"/>
        </w:rPr>
        <w:t xml:space="preserve"> Clade IIb infection and overlapped with those in the Hallmark pathway gene sets.</w:t>
      </w:r>
    </w:p>
    <w:p w14:paraId="127F89F4" w14:textId="610F19DD" w:rsidR="004A766C" w:rsidRPr="0007172F" w:rsidRDefault="004A766C" w:rsidP="004A766C">
      <w:pPr>
        <w:spacing w:line="360" w:lineRule="auto"/>
        <w:jc w:val="both"/>
        <w:rPr>
          <w:ins w:id="352" w:author="Joy Prokash Debnath" w:date="2024-06-13T09:00:00Z" w16du:dateUtc="2024-06-13T03:00:00Z"/>
          <w:rFonts w:ascii="Times New Roman" w:hAnsi="Times New Roman" w:cs="Times New Roman"/>
          <w:b/>
          <w:bCs/>
          <w:szCs w:val="28"/>
        </w:rPr>
      </w:pPr>
      <w:ins w:id="353" w:author="Joy Prokash Debnath" w:date="2024-06-13T09:00:00Z" w16du:dateUtc="2024-06-13T03:00:00Z">
        <w:r w:rsidRPr="0007172F">
          <w:rPr>
            <w:rFonts w:ascii="Times New Roman" w:hAnsi="Times New Roman" w:cs="Times New Roman"/>
            <w:b/>
            <w:bCs/>
            <w:szCs w:val="28"/>
          </w:rPr>
          <w:t>2.</w:t>
        </w:r>
      </w:ins>
      <w:ins w:id="354" w:author="Joy Prokash Debnath" w:date="2024-06-13T09:02:00Z" w16du:dateUtc="2024-06-13T03:02:00Z">
        <w:r>
          <w:rPr>
            <w:rFonts w:ascii="Times New Roman" w:hAnsi="Times New Roman" w:cs="Times New Roman"/>
            <w:b/>
            <w:bCs/>
            <w:szCs w:val="28"/>
          </w:rPr>
          <w:t>6</w:t>
        </w:r>
      </w:ins>
      <w:ins w:id="355" w:author="Joy Prokash Debnath" w:date="2024-06-13T09:00:00Z" w16du:dateUtc="2024-06-13T03:00:00Z">
        <w:r w:rsidRPr="0007172F">
          <w:rPr>
            <w:rFonts w:ascii="Times New Roman" w:hAnsi="Times New Roman" w:cs="Times New Roman"/>
            <w:b/>
            <w:bCs/>
            <w:szCs w:val="28"/>
          </w:rPr>
          <w:t xml:space="preserve"> Probable Drug Prediction</w:t>
        </w:r>
      </w:ins>
    </w:p>
    <w:p w14:paraId="36B78C29" w14:textId="57943108" w:rsidR="004A766C" w:rsidRPr="004A766C" w:rsidRDefault="004A766C" w:rsidP="00A61A2D">
      <w:pPr>
        <w:spacing w:line="360" w:lineRule="auto"/>
        <w:jc w:val="both"/>
        <w:rPr>
          <w:ins w:id="356" w:author="Joy Prokash Debnath" w:date="2024-06-13T09:00:00Z" w16du:dateUtc="2024-06-13T03:00:00Z"/>
          <w:rFonts w:ascii="Times New Roman" w:hAnsi="Times New Roman" w:cs="Times New Roman"/>
          <w:szCs w:val="28"/>
          <w:rPrChange w:id="357" w:author="Joy Prokash Debnath" w:date="2024-06-13T09:00:00Z" w16du:dateUtc="2024-06-13T03:00:00Z">
            <w:rPr>
              <w:ins w:id="358" w:author="Joy Prokash Debnath" w:date="2024-06-13T09:00:00Z" w16du:dateUtc="2024-06-13T03:00:00Z"/>
              <w:rFonts w:ascii="Times New Roman" w:hAnsi="Times New Roman" w:cs="Times New Roman"/>
              <w:b/>
              <w:bCs/>
              <w:szCs w:val="28"/>
            </w:rPr>
          </w:rPrChange>
        </w:rPr>
      </w:pPr>
      <w:ins w:id="359" w:author="Joy Prokash Debnath" w:date="2024-06-13T09:00:00Z" w16du:dateUtc="2024-06-13T03:00:00Z">
        <w:r w:rsidRPr="002C50F6">
          <w:rPr>
            <w:rFonts w:ascii="Times New Roman" w:hAnsi="Times New Roman" w:cs="Times New Roman"/>
            <w:szCs w:val="28"/>
          </w:rPr>
          <w:t>To investigate pharmacological agents targeting key genes</w:t>
        </w:r>
        <w:r>
          <w:rPr>
            <w:rFonts w:ascii="Times New Roman" w:hAnsi="Times New Roman" w:cs="Times New Roman"/>
            <w:szCs w:val="28"/>
          </w:rPr>
          <w:t xml:space="preserve"> </w:t>
        </w:r>
      </w:ins>
      <w:ins w:id="360" w:author="Joy Prokash Debnath" w:date="2024-06-13T09:01:00Z" w16du:dateUtc="2024-06-13T03:01:00Z">
        <w:r>
          <w:rPr>
            <w:rFonts w:ascii="Times New Roman" w:hAnsi="Times New Roman" w:cs="Times New Roman"/>
            <w:szCs w:val="28"/>
          </w:rPr>
          <w:t xml:space="preserve">shared among cluster and hub genes </w:t>
        </w:r>
      </w:ins>
      <w:ins w:id="361" w:author="Joy Prokash Debnath" w:date="2024-06-13T09:00:00Z" w16du:dateUtc="2024-06-13T03:00:00Z">
        <w:r>
          <w:rPr>
            <w:rFonts w:ascii="Times New Roman" w:hAnsi="Times New Roman" w:cs="Times New Roman"/>
            <w:szCs w:val="28"/>
          </w:rPr>
          <w:t>of 2022 MPXV infection</w:t>
        </w:r>
        <w:r w:rsidRPr="002C50F6">
          <w:rPr>
            <w:rFonts w:ascii="Times New Roman" w:hAnsi="Times New Roman" w:cs="Times New Roman"/>
            <w:szCs w:val="28"/>
          </w:rPr>
          <w:t>, the Drug Signatures database (</w:t>
        </w:r>
        <w:proofErr w:type="spellStart"/>
        <w:r w:rsidRPr="002C50F6">
          <w:rPr>
            <w:rFonts w:ascii="Times New Roman" w:hAnsi="Times New Roman" w:cs="Times New Roman"/>
            <w:szCs w:val="28"/>
          </w:rPr>
          <w:t>DSigDB</w:t>
        </w:r>
        <w:proofErr w:type="spellEnd"/>
        <w:r w:rsidRPr="002C50F6">
          <w:rPr>
            <w:rFonts w:ascii="Times New Roman" w:hAnsi="Times New Roman" w:cs="Times New Roman"/>
            <w:szCs w:val="28"/>
          </w:rPr>
          <w:t xml:space="preserve">) in </w:t>
        </w:r>
        <w:proofErr w:type="spellStart"/>
        <w:r w:rsidRPr="002C50F6">
          <w:rPr>
            <w:rFonts w:ascii="Times New Roman" w:hAnsi="Times New Roman" w:cs="Times New Roman"/>
            <w:szCs w:val="28"/>
          </w:rPr>
          <w:t>Enrichr</w:t>
        </w:r>
        <w:proofErr w:type="spellEnd"/>
        <w:r w:rsidRPr="002C50F6">
          <w:rPr>
            <w:rFonts w:ascii="Times New Roman" w:hAnsi="Times New Roman" w:cs="Times New Roman"/>
            <w:szCs w:val="28"/>
          </w:rPr>
          <w:t xml:space="preserve"> was </w:t>
        </w:r>
        <w:r>
          <w:rPr>
            <w:rFonts w:ascii="Times New Roman" w:hAnsi="Times New Roman" w:cs="Times New Roman"/>
            <w:szCs w:val="28"/>
          </w:rPr>
          <w:t>utilized to find out the top 10 candidate drugs (</w:t>
        </w:r>
        <w:r w:rsidRPr="002C50F6">
          <w:rPr>
            <w:rFonts w:ascii="Times New Roman" w:hAnsi="Times New Roman" w:cs="Times New Roman"/>
            <w:szCs w:val="28"/>
          </w:rPr>
          <w:t>p-value</w:t>
        </w:r>
        <w:r>
          <w:rPr>
            <w:rFonts w:ascii="Times New Roman" w:hAnsi="Times New Roman" w:cs="Times New Roman"/>
            <w:szCs w:val="28"/>
          </w:rPr>
          <w:t>&lt;</w:t>
        </w:r>
        <w:r w:rsidRPr="002C50F6">
          <w:rPr>
            <w:rFonts w:ascii="Times New Roman" w:hAnsi="Times New Roman" w:cs="Times New Roman"/>
            <w:szCs w:val="28"/>
          </w:rPr>
          <w:t>0.05 and combined score</w:t>
        </w:r>
        <w:r>
          <w:rPr>
            <w:rFonts w:ascii="Times New Roman" w:hAnsi="Times New Roman" w:cs="Times New Roman"/>
            <w:szCs w:val="28"/>
          </w:rPr>
          <w:t>&gt;</w:t>
        </w:r>
        <w:r w:rsidRPr="002C50F6">
          <w:rPr>
            <w:rFonts w:ascii="Times New Roman" w:hAnsi="Times New Roman" w:cs="Times New Roman"/>
            <w:szCs w:val="28"/>
          </w:rPr>
          <w:t>100</w:t>
        </w:r>
        <w:r>
          <w:rPr>
            <w:rFonts w:ascii="Times New Roman" w:hAnsi="Times New Roman" w:cs="Times New Roman"/>
            <w:szCs w:val="28"/>
          </w:rPr>
          <w:t xml:space="preserve">), in accordance with Cai </w:t>
        </w:r>
        <w:proofErr w:type="gramStart"/>
        <w:r w:rsidRPr="00D97D6D">
          <w:rPr>
            <w:rFonts w:ascii="Times New Roman" w:hAnsi="Times New Roman" w:cs="Times New Roman"/>
            <w:i/>
            <w:iCs/>
            <w:szCs w:val="28"/>
          </w:rPr>
          <w:t>et al</w:t>
        </w:r>
        <w:r>
          <w:rPr>
            <w:rFonts w:ascii="Times New Roman" w:hAnsi="Times New Roman" w:cs="Times New Roman"/>
            <w:szCs w:val="28"/>
          </w:rPr>
          <w:t>.</w:t>
        </w:r>
        <w:r w:rsidRPr="002C50F6">
          <w:rPr>
            <w:rFonts w:ascii="Times New Roman" w:hAnsi="Times New Roman" w:cs="Times New Roman"/>
            <w:szCs w:val="28"/>
          </w:rPr>
          <w:t>.</w:t>
        </w:r>
        <w:proofErr w:type="gramEnd"/>
        <w:r w:rsidRPr="002C50F6">
          <w:rPr>
            <w:rFonts w:ascii="Times New Roman" w:hAnsi="Times New Roman" w:cs="Times New Roman"/>
            <w:szCs w:val="28"/>
          </w:rPr>
          <w:t xml:space="preserve"> </w:t>
        </w:r>
        <w:r>
          <w:rPr>
            <w:rFonts w:ascii="Times New Roman" w:hAnsi="Times New Roman" w:cs="Times New Roman"/>
            <w:szCs w:val="28"/>
          </w:rPr>
          <w:t>Outcomes</w:t>
        </w:r>
        <w:r w:rsidRPr="002C50F6">
          <w:rPr>
            <w:rFonts w:ascii="Times New Roman" w:hAnsi="Times New Roman" w:cs="Times New Roman"/>
            <w:szCs w:val="28"/>
          </w:rPr>
          <w:t xml:space="preserve"> were visualized with a bar plot using the “ggplot2” package in R.</w:t>
        </w:r>
      </w:ins>
    </w:p>
    <w:p w14:paraId="3E5A10B6" w14:textId="77777777" w:rsidR="002C4958" w:rsidRPr="002E3636" w:rsidRDefault="00A61A2D" w:rsidP="002C4958">
      <w:pPr>
        <w:spacing w:line="360" w:lineRule="auto"/>
        <w:jc w:val="both"/>
        <w:rPr>
          <w:ins w:id="362" w:author="Joy Prokash Debnath" w:date="2024-06-13T09:27:00Z" w16du:dateUtc="2024-06-13T03:27:00Z"/>
          <w:rFonts w:ascii="Times New Roman" w:hAnsi="Times New Roman" w:cs="Times New Roman"/>
          <w:b/>
          <w:bCs/>
          <w:szCs w:val="28"/>
          <w:highlight w:val="yellow"/>
          <w:rPrChange w:id="363" w:author="Joy Prokash Debnath" w:date="2024-06-13T09:52:00Z" w16du:dateUtc="2024-06-13T03:52:00Z">
            <w:rPr>
              <w:ins w:id="364" w:author="Joy Prokash Debnath" w:date="2024-06-13T09:27:00Z" w16du:dateUtc="2024-06-13T03:27:00Z"/>
              <w:rFonts w:ascii="Times New Roman" w:hAnsi="Times New Roman" w:cs="Times New Roman"/>
              <w:b/>
              <w:bCs/>
              <w:szCs w:val="28"/>
            </w:rPr>
          </w:rPrChange>
        </w:rPr>
      </w:pPr>
      <w:r w:rsidRPr="002E3636">
        <w:rPr>
          <w:rFonts w:ascii="Times New Roman" w:hAnsi="Times New Roman" w:cs="Times New Roman"/>
          <w:b/>
          <w:bCs/>
          <w:szCs w:val="28"/>
          <w:highlight w:val="yellow"/>
          <w:rPrChange w:id="365" w:author="Joy Prokash Debnath" w:date="2024-06-13T09:52:00Z" w16du:dateUtc="2024-06-13T03:52:00Z">
            <w:rPr>
              <w:rFonts w:ascii="Times New Roman" w:hAnsi="Times New Roman" w:cs="Times New Roman"/>
              <w:b/>
              <w:bCs/>
              <w:szCs w:val="28"/>
            </w:rPr>
          </w:rPrChange>
        </w:rPr>
        <w:t>2.</w:t>
      </w:r>
      <w:ins w:id="366" w:author="Joy Prokash Debnath" w:date="2024-06-13T09:02:00Z" w16du:dateUtc="2024-06-13T03:02:00Z">
        <w:r w:rsidR="004A766C" w:rsidRPr="002E3636">
          <w:rPr>
            <w:rFonts w:ascii="Times New Roman" w:hAnsi="Times New Roman" w:cs="Times New Roman"/>
            <w:b/>
            <w:bCs/>
            <w:szCs w:val="28"/>
            <w:highlight w:val="yellow"/>
            <w:rPrChange w:id="367" w:author="Joy Prokash Debnath" w:date="2024-06-13T09:52:00Z" w16du:dateUtc="2024-06-13T03:52:00Z">
              <w:rPr>
                <w:rFonts w:ascii="Times New Roman" w:hAnsi="Times New Roman" w:cs="Times New Roman"/>
                <w:b/>
                <w:bCs/>
                <w:szCs w:val="28"/>
              </w:rPr>
            </w:rPrChange>
          </w:rPr>
          <w:t>7</w:t>
        </w:r>
      </w:ins>
      <w:del w:id="368" w:author="Joy Prokash Debnath" w:date="2024-06-13T09:02:00Z" w16du:dateUtc="2024-06-13T03:02:00Z">
        <w:r w:rsidRPr="002E3636" w:rsidDel="004A766C">
          <w:rPr>
            <w:rFonts w:ascii="Times New Roman" w:hAnsi="Times New Roman" w:cs="Times New Roman"/>
            <w:b/>
            <w:bCs/>
            <w:szCs w:val="28"/>
            <w:highlight w:val="yellow"/>
            <w:rPrChange w:id="369" w:author="Joy Prokash Debnath" w:date="2024-06-13T09:52:00Z" w16du:dateUtc="2024-06-13T03:52:00Z">
              <w:rPr>
                <w:rFonts w:ascii="Times New Roman" w:hAnsi="Times New Roman" w:cs="Times New Roman"/>
                <w:b/>
                <w:bCs/>
                <w:szCs w:val="28"/>
              </w:rPr>
            </w:rPrChange>
          </w:rPr>
          <w:delText>6</w:delText>
        </w:r>
      </w:del>
      <w:r w:rsidRPr="002E3636">
        <w:rPr>
          <w:rFonts w:ascii="Times New Roman" w:hAnsi="Times New Roman" w:cs="Times New Roman"/>
          <w:b/>
          <w:bCs/>
          <w:szCs w:val="28"/>
          <w:highlight w:val="yellow"/>
          <w:rPrChange w:id="370" w:author="Joy Prokash Debnath" w:date="2024-06-13T09:52:00Z" w16du:dateUtc="2024-06-13T03:52:00Z">
            <w:rPr>
              <w:rFonts w:ascii="Times New Roman" w:hAnsi="Times New Roman" w:cs="Times New Roman"/>
              <w:b/>
              <w:bCs/>
              <w:szCs w:val="28"/>
            </w:rPr>
          </w:rPrChange>
        </w:rPr>
        <w:t xml:space="preserve"> </w:t>
      </w:r>
      <w:ins w:id="371" w:author="Joy Prokash Debnath" w:date="2024-06-13T09:27:00Z" w16du:dateUtc="2024-06-13T03:27:00Z">
        <w:r w:rsidR="002C4958" w:rsidRPr="002E3636">
          <w:rPr>
            <w:rFonts w:ascii="Times New Roman" w:hAnsi="Times New Roman" w:cs="Times New Roman"/>
            <w:b/>
            <w:bCs/>
            <w:szCs w:val="28"/>
            <w:highlight w:val="yellow"/>
            <w:rPrChange w:id="372" w:author="Joy Prokash Debnath" w:date="2024-06-13T09:52:00Z" w16du:dateUtc="2024-06-13T03:52:00Z">
              <w:rPr>
                <w:rFonts w:ascii="Times New Roman" w:hAnsi="Times New Roman" w:cs="Times New Roman"/>
                <w:b/>
                <w:bCs/>
                <w:szCs w:val="28"/>
              </w:rPr>
            </w:rPrChange>
          </w:rPr>
          <w:t xml:space="preserve">Machine Learning Model Building and Evaluation for Marker Prediction Using </w:t>
        </w:r>
        <w:proofErr w:type="spellStart"/>
        <w:r w:rsidR="002C4958" w:rsidRPr="002E3636">
          <w:rPr>
            <w:rFonts w:ascii="Times New Roman" w:hAnsi="Times New Roman" w:cs="Times New Roman"/>
            <w:b/>
            <w:bCs/>
            <w:szCs w:val="28"/>
            <w:highlight w:val="yellow"/>
            <w:rPrChange w:id="373" w:author="Joy Prokash Debnath" w:date="2024-06-13T09:52:00Z" w16du:dateUtc="2024-06-13T03:52:00Z">
              <w:rPr>
                <w:rFonts w:ascii="Times New Roman" w:hAnsi="Times New Roman" w:cs="Times New Roman"/>
                <w:b/>
                <w:bCs/>
                <w:szCs w:val="28"/>
              </w:rPr>
            </w:rPrChange>
          </w:rPr>
          <w:t>PyCaret</w:t>
        </w:r>
        <w:proofErr w:type="spellEnd"/>
        <w:r w:rsidR="002C4958" w:rsidRPr="002E3636">
          <w:rPr>
            <w:rFonts w:ascii="Times New Roman" w:hAnsi="Times New Roman" w:cs="Times New Roman"/>
            <w:b/>
            <w:bCs/>
            <w:szCs w:val="28"/>
            <w:highlight w:val="yellow"/>
            <w:rPrChange w:id="374" w:author="Joy Prokash Debnath" w:date="2024-06-13T09:52:00Z" w16du:dateUtc="2024-06-13T03:52:00Z">
              <w:rPr>
                <w:rFonts w:ascii="Times New Roman" w:hAnsi="Times New Roman" w:cs="Times New Roman"/>
                <w:b/>
                <w:bCs/>
                <w:szCs w:val="28"/>
              </w:rPr>
            </w:rPrChange>
          </w:rPr>
          <w:t xml:space="preserve"> and Cross-Check with ROC analysis </w:t>
        </w:r>
      </w:ins>
    </w:p>
    <w:p w14:paraId="203FE04C" w14:textId="77777777" w:rsidR="002C4958" w:rsidRPr="002E3636" w:rsidRDefault="002C4958" w:rsidP="002C4958">
      <w:pPr>
        <w:spacing w:line="360" w:lineRule="auto"/>
        <w:jc w:val="both"/>
        <w:rPr>
          <w:ins w:id="375" w:author="Joy Prokash Debnath" w:date="2024-06-13T09:27:00Z" w16du:dateUtc="2024-06-13T03:27:00Z"/>
          <w:rFonts w:ascii="Times New Roman" w:hAnsi="Times New Roman" w:cs="Times New Roman"/>
          <w:szCs w:val="28"/>
          <w:highlight w:val="yellow"/>
          <w:rPrChange w:id="376" w:author="Joy Prokash Debnath" w:date="2024-06-13T09:52:00Z" w16du:dateUtc="2024-06-13T03:52:00Z">
            <w:rPr>
              <w:ins w:id="377" w:author="Joy Prokash Debnath" w:date="2024-06-13T09:27:00Z" w16du:dateUtc="2024-06-13T03:27:00Z"/>
              <w:rFonts w:ascii="Times New Roman" w:hAnsi="Times New Roman" w:cs="Times New Roman"/>
              <w:b/>
              <w:bCs/>
              <w:szCs w:val="28"/>
            </w:rPr>
          </w:rPrChange>
        </w:rPr>
      </w:pPr>
      <w:ins w:id="378" w:author="Joy Prokash Debnath" w:date="2024-06-13T09:27:00Z" w16du:dateUtc="2024-06-13T03:27:00Z">
        <w:r w:rsidRPr="002E3636">
          <w:rPr>
            <w:rFonts w:ascii="Times New Roman" w:hAnsi="Times New Roman" w:cs="Times New Roman"/>
            <w:szCs w:val="28"/>
            <w:highlight w:val="yellow"/>
            <w:rPrChange w:id="379" w:author="Joy Prokash Debnath" w:date="2024-06-13T09:52:00Z" w16du:dateUtc="2024-06-13T03:52:00Z">
              <w:rPr>
                <w:rFonts w:ascii="Times New Roman" w:hAnsi="Times New Roman" w:cs="Times New Roman"/>
                <w:b/>
                <w:bCs/>
                <w:szCs w:val="28"/>
              </w:rPr>
            </w:rPrChange>
          </w:rPr>
          <w:lastRenderedPageBreak/>
          <w:t xml:space="preserve">This investigation leveraged </w:t>
        </w:r>
        <w:proofErr w:type="spellStart"/>
        <w:r w:rsidRPr="002E3636">
          <w:rPr>
            <w:rFonts w:ascii="Times New Roman" w:hAnsi="Times New Roman" w:cs="Times New Roman"/>
            <w:szCs w:val="28"/>
            <w:highlight w:val="yellow"/>
            <w:rPrChange w:id="380" w:author="Joy Prokash Debnath" w:date="2024-06-13T09:52:00Z" w16du:dateUtc="2024-06-13T03:52:00Z">
              <w:rPr>
                <w:rFonts w:ascii="Times New Roman" w:hAnsi="Times New Roman" w:cs="Times New Roman"/>
                <w:b/>
                <w:bCs/>
                <w:szCs w:val="28"/>
              </w:rPr>
            </w:rPrChange>
          </w:rPr>
          <w:t>PyCaret's</w:t>
        </w:r>
        <w:proofErr w:type="spellEnd"/>
        <w:r w:rsidRPr="002E3636">
          <w:rPr>
            <w:rFonts w:ascii="Times New Roman" w:hAnsi="Times New Roman" w:cs="Times New Roman"/>
            <w:szCs w:val="28"/>
            <w:highlight w:val="yellow"/>
            <w:rPrChange w:id="381" w:author="Joy Prokash Debnath" w:date="2024-06-13T09:52:00Z" w16du:dateUtc="2024-06-13T03:52:00Z">
              <w:rPr>
                <w:rFonts w:ascii="Times New Roman" w:hAnsi="Times New Roman" w:cs="Times New Roman"/>
                <w:b/>
                <w:bCs/>
                <w:szCs w:val="28"/>
              </w:rPr>
            </w:rPrChange>
          </w:rPr>
          <w:t xml:space="preserve"> classification module, an automated machine learning library in Python, was employed on both RNA-Seq data (GSE219036, 24 samples with infection type Clade I, Clade </w:t>
        </w:r>
        <w:proofErr w:type="spellStart"/>
        <w:r w:rsidRPr="002E3636">
          <w:rPr>
            <w:rFonts w:ascii="Times New Roman" w:hAnsi="Times New Roman" w:cs="Times New Roman"/>
            <w:szCs w:val="28"/>
            <w:highlight w:val="yellow"/>
            <w:rPrChange w:id="382" w:author="Joy Prokash Debnath" w:date="2024-06-13T09:52:00Z" w16du:dateUtc="2024-06-13T03:52:00Z">
              <w:rPr>
                <w:rFonts w:ascii="Times New Roman" w:hAnsi="Times New Roman" w:cs="Times New Roman"/>
                <w:b/>
                <w:bCs/>
                <w:szCs w:val="28"/>
              </w:rPr>
            </w:rPrChange>
          </w:rPr>
          <w:t>IIa</w:t>
        </w:r>
        <w:proofErr w:type="spellEnd"/>
        <w:r w:rsidRPr="002E3636">
          <w:rPr>
            <w:rFonts w:ascii="Times New Roman" w:hAnsi="Times New Roman" w:cs="Times New Roman"/>
            <w:szCs w:val="28"/>
            <w:highlight w:val="yellow"/>
            <w:rPrChange w:id="383" w:author="Joy Prokash Debnath" w:date="2024-06-13T09:52:00Z" w16du:dateUtc="2024-06-13T03:52:00Z">
              <w:rPr>
                <w:rFonts w:ascii="Times New Roman" w:hAnsi="Times New Roman" w:cs="Times New Roman"/>
                <w:b/>
                <w:bCs/>
                <w:szCs w:val="28"/>
              </w:rPr>
            </w:rPrChange>
          </w:rPr>
          <w:t xml:space="preserve">, Clade IIb and Mock infection) and Microarray (GSE11234, Platform GPL6762, 124 samples with infection type Monkeypox Zaire virus, Inactivated Monkeypox Zaire virus, Vaccinia Western Reserve virus, Vaccinia New York Board of Health virus, Ebola Zaire virus and Mock infection) data. </w:t>
        </w:r>
      </w:ins>
    </w:p>
    <w:p w14:paraId="4D8C96B4" w14:textId="77777777" w:rsidR="002C4958" w:rsidRPr="002E3636" w:rsidRDefault="002C4958" w:rsidP="002C4958">
      <w:pPr>
        <w:spacing w:line="360" w:lineRule="auto"/>
        <w:jc w:val="both"/>
        <w:rPr>
          <w:ins w:id="384" w:author="Joy Prokash Debnath" w:date="2024-06-13T09:27:00Z" w16du:dateUtc="2024-06-13T03:27:00Z"/>
          <w:rFonts w:ascii="Times New Roman" w:hAnsi="Times New Roman" w:cs="Times New Roman"/>
          <w:szCs w:val="28"/>
          <w:highlight w:val="yellow"/>
          <w:rPrChange w:id="385" w:author="Joy Prokash Debnath" w:date="2024-06-13T09:52:00Z" w16du:dateUtc="2024-06-13T03:52:00Z">
            <w:rPr>
              <w:ins w:id="386" w:author="Joy Prokash Debnath" w:date="2024-06-13T09:27:00Z" w16du:dateUtc="2024-06-13T03:27:00Z"/>
              <w:rFonts w:ascii="Times New Roman" w:hAnsi="Times New Roman" w:cs="Times New Roman"/>
              <w:b/>
              <w:bCs/>
              <w:szCs w:val="28"/>
            </w:rPr>
          </w:rPrChange>
        </w:rPr>
      </w:pPr>
      <w:ins w:id="387" w:author="Joy Prokash Debnath" w:date="2024-06-13T09:27:00Z" w16du:dateUtc="2024-06-13T03:27:00Z">
        <w:r w:rsidRPr="002E3636">
          <w:rPr>
            <w:rFonts w:ascii="Times New Roman" w:hAnsi="Times New Roman" w:cs="Times New Roman"/>
            <w:szCs w:val="28"/>
            <w:highlight w:val="yellow"/>
            <w:rPrChange w:id="388" w:author="Joy Prokash Debnath" w:date="2024-06-13T09:52:00Z" w16du:dateUtc="2024-06-13T03:52:00Z">
              <w:rPr>
                <w:rFonts w:ascii="Times New Roman" w:hAnsi="Times New Roman" w:cs="Times New Roman"/>
                <w:b/>
                <w:bCs/>
                <w:szCs w:val="28"/>
              </w:rPr>
            </w:rPrChange>
          </w:rPr>
          <w:t>Multiple classification models were compared to identify the best performing model based on Accuracy, AUC, Recall, precision and F1 score. The models evaluated included Random Forest Classifier (rf), Logistic Regression (</w:t>
        </w:r>
        <w:proofErr w:type="spellStart"/>
        <w:r w:rsidRPr="002E3636">
          <w:rPr>
            <w:rFonts w:ascii="Times New Roman" w:hAnsi="Times New Roman" w:cs="Times New Roman"/>
            <w:szCs w:val="28"/>
            <w:highlight w:val="yellow"/>
            <w:rPrChange w:id="389" w:author="Joy Prokash Debnath" w:date="2024-06-13T09:52:00Z" w16du:dateUtc="2024-06-13T03:52:00Z">
              <w:rPr>
                <w:rFonts w:ascii="Times New Roman" w:hAnsi="Times New Roman" w:cs="Times New Roman"/>
                <w:b/>
                <w:bCs/>
                <w:szCs w:val="28"/>
              </w:rPr>
            </w:rPrChange>
          </w:rPr>
          <w:t>lr</w:t>
        </w:r>
        <w:proofErr w:type="spellEnd"/>
        <w:r w:rsidRPr="002E3636">
          <w:rPr>
            <w:rFonts w:ascii="Times New Roman" w:hAnsi="Times New Roman" w:cs="Times New Roman"/>
            <w:szCs w:val="28"/>
            <w:highlight w:val="yellow"/>
            <w:rPrChange w:id="390" w:author="Joy Prokash Debnath" w:date="2024-06-13T09:52:00Z" w16du:dateUtc="2024-06-13T03:52:00Z">
              <w:rPr>
                <w:rFonts w:ascii="Times New Roman" w:hAnsi="Times New Roman" w:cs="Times New Roman"/>
                <w:b/>
                <w:bCs/>
                <w:szCs w:val="28"/>
              </w:rPr>
            </w:rPrChange>
          </w:rPr>
          <w:t>), Extra Trees Classifier (et), SVM-Linear Kernel (</w:t>
        </w:r>
        <w:proofErr w:type="spellStart"/>
        <w:r w:rsidRPr="002E3636">
          <w:rPr>
            <w:rFonts w:ascii="Times New Roman" w:hAnsi="Times New Roman" w:cs="Times New Roman"/>
            <w:szCs w:val="28"/>
            <w:highlight w:val="yellow"/>
            <w:rPrChange w:id="391" w:author="Joy Prokash Debnath" w:date="2024-06-13T09:52:00Z" w16du:dateUtc="2024-06-13T03:52:00Z">
              <w:rPr>
                <w:rFonts w:ascii="Times New Roman" w:hAnsi="Times New Roman" w:cs="Times New Roman"/>
                <w:b/>
                <w:bCs/>
                <w:szCs w:val="28"/>
              </w:rPr>
            </w:rPrChange>
          </w:rPr>
          <w:t>svm</w:t>
        </w:r>
        <w:proofErr w:type="spellEnd"/>
        <w:r w:rsidRPr="002E3636">
          <w:rPr>
            <w:rFonts w:ascii="Times New Roman" w:hAnsi="Times New Roman" w:cs="Times New Roman"/>
            <w:szCs w:val="28"/>
            <w:highlight w:val="yellow"/>
            <w:rPrChange w:id="392" w:author="Joy Prokash Debnath" w:date="2024-06-13T09:52:00Z" w16du:dateUtc="2024-06-13T03:52:00Z">
              <w:rPr>
                <w:rFonts w:ascii="Times New Roman" w:hAnsi="Times New Roman" w:cs="Times New Roman"/>
                <w:b/>
                <w:bCs/>
                <w:szCs w:val="28"/>
              </w:rPr>
            </w:rPrChange>
          </w:rPr>
          <w:t>), Ada Boost Classifier (</w:t>
        </w:r>
        <w:proofErr w:type="spellStart"/>
        <w:r w:rsidRPr="002E3636">
          <w:rPr>
            <w:rFonts w:ascii="Times New Roman" w:hAnsi="Times New Roman" w:cs="Times New Roman"/>
            <w:szCs w:val="28"/>
            <w:highlight w:val="yellow"/>
            <w:rPrChange w:id="393" w:author="Joy Prokash Debnath" w:date="2024-06-13T09:52:00Z" w16du:dateUtc="2024-06-13T03:52:00Z">
              <w:rPr>
                <w:rFonts w:ascii="Times New Roman" w:hAnsi="Times New Roman" w:cs="Times New Roman"/>
                <w:b/>
                <w:bCs/>
                <w:szCs w:val="28"/>
              </w:rPr>
            </w:rPrChange>
          </w:rPr>
          <w:t>ada</w:t>
        </w:r>
        <w:proofErr w:type="spellEnd"/>
        <w:r w:rsidRPr="002E3636">
          <w:rPr>
            <w:rFonts w:ascii="Times New Roman" w:hAnsi="Times New Roman" w:cs="Times New Roman"/>
            <w:szCs w:val="28"/>
            <w:highlight w:val="yellow"/>
            <w:rPrChange w:id="394" w:author="Joy Prokash Debnath" w:date="2024-06-13T09:52:00Z" w16du:dateUtc="2024-06-13T03:52:00Z">
              <w:rPr>
                <w:rFonts w:ascii="Times New Roman" w:hAnsi="Times New Roman" w:cs="Times New Roman"/>
                <w:b/>
                <w:bCs/>
                <w:szCs w:val="28"/>
              </w:rPr>
            </w:rPrChange>
          </w:rPr>
          <w:t>), Quadratic Discriminant Analysis (</w:t>
        </w:r>
        <w:proofErr w:type="spellStart"/>
        <w:r w:rsidRPr="002E3636">
          <w:rPr>
            <w:rFonts w:ascii="Times New Roman" w:hAnsi="Times New Roman" w:cs="Times New Roman"/>
            <w:szCs w:val="28"/>
            <w:highlight w:val="yellow"/>
            <w:rPrChange w:id="395" w:author="Joy Prokash Debnath" w:date="2024-06-13T09:52:00Z" w16du:dateUtc="2024-06-13T03:52:00Z">
              <w:rPr>
                <w:rFonts w:ascii="Times New Roman" w:hAnsi="Times New Roman" w:cs="Times New Roman"/>
                <w:b/>
                <w:bCs/>
                <w:szCs w:val="28"/>
              </w:rPr>
            </w:rPrChange>
          </w:rPr>
          <w:t>qda</w:t>
        </w:r>
        <w:proofErr w:type="spellEnd"/>
        <w:r w:rsidRPr="002E3636">
          <w:rPr>
            <w:rFonts w:ascii="Times New Roman" w:hAnsi="Times New Roman" w:cs="Times New Roman"/>
            <w:szCs w:val="28"/>
            <w:highlight w:val="yellow"/>
            <w:rPrChange w:id="396" w:author="Joy Prokash Debnath" w:date="2024-06-13T09:52:00Z" w16du:dateUtc="2024-06-13T03:52:00Z">
              <w:rPr>
                <w:rFonts w:ascii="Times New Roman" w:hAnsi="Times New Roman" w:cs="Times New Roman"/>
                <w:b/>
                <w:bCs/>
                <w:szCs w:val="28"/>
              </w:rPr>
            </w:rPrChange>
          </w:rPr>
          <w:t>), K Neighbors Classifier (</w:t>
        </w:r>
        <w:proofErr w:type="spellStart"/>
        <w:r w:rsidRPr="002E3636">
          <w:rPr>
            <w:rFonts w:ascii="Times New Roman" w:hAnsi="Times New Roman" w:cs="Times New Roman"/>
            <w:szCs w:val="28"/>
            <w:highlight w:val="yellow"/>
            <w:rPrChange w:id="397" w:author="Joy Prokash Debnath" w:date="2024-06-13T09:52:00Z" w16du:dateUtc="2024-06-13T03:52:00Z">
              <w:rPr>
                <w:rFonts w:ascii="Times New Roman" w:hAnsi="Times New Roman" w:cs="Times New Roman"/>
                <w:b/>
                <w:bCs/>
                <w:szCs w:val="28"/>
              </w:rPr>
            </w:rPrChange>
          </w:rPr>
          <w:t>knn</w:t>
        </w:r>
        <w:proofErr w:type="spellEnd"/>
        <w:r w:rsidRPr="002E3636">
          <w:rPr>
            <w:rFonts w:ascii="Times New Roman" w:hAnsi="Times New Roman" w:cs="Times New Roman"/>
            <w:szCs w:val="28"/>
            <w:highlight w:val="yellow"/>
            <w:rPrChange w:id="398" w:author="Joy Prokash Debnath" w:date="2024-06-13T09:52:00Z" w16du:dateUtc="2024-06-13T03:52:00Z">
              <w:rPr>
                <w:rFonts w:ascii="Times New Roman" w:hAnsi="Times New Roman" w:cs="Times New Roman"/>
                <w:b/>
                <w:bCs/>
                <w:szCs w:val="28"/>
              </w:rPr>
            </w:rPrChange>
          </w:rPr>
          <w:t>), Extreme Gradient Boosting (</w:t>
        </w:r>
        <w:proofErr w:type="spellStart"/>
        <w:r w:rsidRPr="002E3636">
          <w:rPr>
            <w:rFonts w:ascii="Times New Roman" w:hAnsi="Times New Roman" w:cs="Times New Roman"/>
            <w:szCs w:val="28"/>
            <w:highlight w:val="yellow"/>
            <w:rPrChange w:id="399" w:author="Joy Prokash Debnath" w:date="2024-06-13T09:52:00Z" w16du:dateUtc="2024-06-13T03:52:00Z">
              <w:rPr>
                <w:rFonts w:ascii="Times New Roman" w:hAnsi="Times New Roman" w:cs="Times New Roman"/>
                <w:b/>
                <w:bCs/>
                <w:szCs w:val="28"/>
              </w:rPr>
            </w:rPrChange>
          </w:rPr>
          <w:t>xgboost</w:t>
        </w:r>
        <w:proofErr w:type="spellEnd"/>
        <w:r w:rsidRPr="002E3636">
          <w:rPr>
            <w:rFonts w:ascii="Times New Roman" w:hAnsi="Times New Roman" w:cs="Times New Roman"/>
            <w:szCs w:val="28"/>
            <w:highlight w:val="yellow"/>
            <w:rPrChange w:id="400" w:author="Joy Prokash Debnath" w:date="2024-06-13T09:52:00Z" w16du:dateUtc="2024-06-13T03:52:00Z">
              <w:rPr>
                <w:rFonts w:ascii="Times New Roman" w:hAnsi="Times New Roman" w:cs="Times New Roman"/>
                <w:b/>
                <w:bCs/>
                <w:szCs w:val="28"/>
              </w:rPr>
            </w:rPrChange>
          </w:rPr>
          <w:t>), Light Gradient Boosting Machine (</w:t>
        </w:r>
        <w:proofErr w:type="spellStart"/>
        <w:r w:rsidRPr="002E3636">
          <w:rPr>
            <w:rFonts w:ascii="Times New Roman" w:hAnsi="Times New Roman" w:cs="Times New Roman"/>
            <w:szCs w:val="28"/>
            <w:highlight w:val="yellow"/>
            <w:rPrChange w:id="401" w:author="Joy Prokash Debnath" w:date="2024-06-13T09:52:00Z" w16du:dateUtc="2024-06-13T03:52:00Z">
              <w:rPr>
                <w:rFonts w:ascii="Times New Roman" w:hAnsi="Times New Roman" w:cs="Times New Roman"/>
                <w:b/>
                <w:bCs/>
                <w:szCs w:val="28"/>
              </w:rPr>
            </w:rPrChange>
          </w:rPr>
          <w:t>lightgbm</w:t>
        </w:r>
        <w:proofErr w:type="spellEnd"/>
        <w:r w:rsidRPr="002E3636">
          <w:rPr>
            <w:rFonts w:ascii="Times New Roman" w:hAnsi="Times New Roman" w:cs="Times New Roman"/>
            <w:szCs w:val="28"/>
            <w:highlight w:val="yellow"/>
            <w:rPrChange w:id="402" w:author="Joy Prokash Debnath" w:date="2024-06-13T09:52:00Z" w16du:dateUtc="2024-06-13T03:52:00Z">
              <w:rPr>
                <w:rFonts w:ascii="Times New Roman" w:hAnsi="Times New Roman" w:cs="Times New Roman"/>
                <w:b/>
                <w:bCs/>
                <w:szCs w:val="28"/>
              </w:rPr>
            </w:rPrChange>
          </w:rPr>
          <w:t xml:space="preserve">), Dummy Classifier (dummy) and others available models within </w:t>
        </w:r>
        <w:proofErr w:type="spellStart"/>
        <w:proofErr w:type="gramStart"/>
        <w:r w:rsidRPr="002E3636">
          <w:rPr>
            <w:rFonts w:ascii="Times New Roman" w:hAnsi="Times New Roman" w:cs="Times New Roman"/>
            <w:szCs w:val="28"/>
            <w:highlight w:val="yellow"/>
            <w:rPrChange w:id="403" w:author="Joy Prokash Debnath" w:date="2024-06-13T09:52:00Z" w16du:dateUtc="2024-06-13T03:52:00Z">
              <w:rPr>
                <w:rFonts w:ascii="Times New Roman" w:hAnsi="Times New Roman" w:cs="Times New Roman"/>
                <w:b/>
                <w:bCs/>
                <w:szCs w:val="28"/>
              </w:rPr>
            </w:rPrChange>
          </w:rPr>
          <w:t>PyCaret</w:t>
        </w:r>
        <w:proofErr w:type="spellEnd"/>
        <w:r w:rsidRPr="002E3636">
          <w:rPr>
            <w:rFonts w:ascii="Times New Roman" w:hAnsi="Times New Roman" w:cs="Times New Roman"/>
            <w:szCs w:val="28"/>
            <w:highlight w:val="yellow"/>
            <w:rPrChange w:id="404" w:author="Joy Prokash Debnath" w:date="2024-06-13T09:52:00Z" w16du:dateUtc="2024-06-13T03:52:00Z">
              <w:rPr>
                <w:rFonts w:ascii="Times New Roman" w:hAnsi="Times New Roman" w:cs="Times New Roman"/>
                <w:b/>
                <w:bCs/>
                <w:szCs w:val="28"/>
              </w:rPr>
            </w:rPrChange>
          </w:rPr>
          <w:t>.[</w:t>
        </w:r>
        <w:proofErr w:type="gramEnd"/>
        <w:r w:rsidRPr="002E3636">
          <w:rPr>
            <w:rFonts w:ascii="Times New Roman" w:hAnsi="Times New Roman" w:cs="Times New Roman"/>
            <w:szCs w:val="28"/>
            <w:highlight w:val="yellow"/>
            <w:rPrChange w:id="405" w:author="Joy Prokash Debnath" w:date="2024-06-13T09:52:00Z" w16du:dateUtc="2024-06-13T03:52:00Z">
              <w:rPr>
                <w:rFonts w:ascii="Times New Roman" w:hAnsi="Times New Roman" w:cs="Times New Roman"/>
                <w:b/>
                <w:bCs/>
                <w:szCs w:val="28"/>
              </w:rPr>
            </w:rPrChange>
          </w:rPr>
          <w:t>some models name can be excluded ]</w:t>
        </w:r>
      </w:ins>
    </w:p>
    <w:p w14:paraId="257E6217" w14:textId="77777777" w:rsidR="002C4958" w:rsidRPr="002E3636" w:rsidRDefault="002C4958" w:rsidP="002C4958">
      <w:pPr>
        <w:spacing w:line="360" w:lineRule="auto"/>
        <w:jc w:val="both"/>
        <w:rPr>
          <w:ins w:id="406" w:author="Joy Prokash Debnath" w:date="2024-06-13T09:27:00Z" w16du:dateUtc="2024-06-13T03:27:00Z"/>
          <w:rFonts w:ascii="Times New Roman" w:hAnsi="Times New Roman" w:cs="Times New Roman"/>
          <w:szCs w:val="28"/>
          <w:highlight w:val="yellow"/>
          <w:rPrChange w:id="407" w:author="Joy Prokash Debnath" w:date="2024-06-13T09:52:00Z" w16du:dateUtc="2024-06-13T03:52:00Z">
            <w:rPr>
              <w:ins w:id="408" w:author="Joy Prokash Debnath" w:date="2024-06-13T09:27:00Z" w16du:dateUtc="2024-06-13T03:27:00Z"/>
              <w:rFonts w:ascii="Times New Roman" w:hAnsi="Times New Roman" w:cs="Times New Roman"/>
              <w:b/>
              <w:bCs/>
              <w:szCs w:val="28"/>
            </w:rPr>
          </w:rPrChange>
        </w:rPr>
      </w:pPr>
      <w:ins w:id="409" w:author="Joy Prokash Debnath" w:date="2024-06-13T09:27:00Z" w16du:dateUtc="2024-06-13T03:27:00Z">
        <w:r w:rsidRPr="002E3636">
          <w:rPr>
            <w:rFonts w:ascii="Times New Roman" w:hAnsi="Times New Roman" w:cs="Times New Roman"/>
            <w:szCs w:val="28"/>
            <w:highlight w:val="yellow"/>
            <w:rPrChange w:id="410" w:author="Joy Prokash Debnath" w:date="2024-06-13T09:52:00Z" w16du:dateUtc="2024-06-13T03:52:00Z">
              <w:rPr>
                <w:rFonts w:ascii="Times New Roman" w:hAnsi="Times New Roman" w:cs="Times New Roman"/>
                <w:b/>
                <w:bCs/>
                <w:szCs w:val="28"/>
              </w:rPr>
            </w:rPrChange>
          </w:rPr>
          <w:t>Subsequently, the Random Forest Classifier (rf), identified as the best performing model, underwent hyperparameter tuning to further optimize its classification performance.</w:t>
        </w:r>
      </w:ins>
    </w:p>
    <w:p w14:paraId="7C85D901" w14:textId="77777777" w:rsidR="002C4958" w:rsidRPr="002E3636" w:rsidRDefault="002C4958" w:rsidP="002C4958">
      <w:pPr>
        <w:spacing w:line="360" w:lineRule="auto"/>
        <w:jc w:val="both"/>
        <w:rPr>
          <w:ins w:id="411" w:author="Joy Prokash Debnath" w:date="2024-06-13T09:27:00Z" w16du:dateUtc="2024-06-13T03:27:00Z"/>
          <w:rFonts w:ascii="Times New Roman" w:hAnsi="Times New Roman" w:cs="Times New Roman"/>
          <w:szCs w:val="28"/>
          <w:highlight w:val="yellow"/>
          <w:rPrChange w:id="412" w:author="Joy Prokash Debnath" w:date="2024-06-13T09:52:00Z" w16du:dateUtc="2024-06-13T03:52:00Z">
            <w:rPr>
              <w:ins w:id="413" w:author="Joy Prokash Debnath" w:date="2024-06-13T09:27:00Z" w16du:dateUtc="2024-06-13T03:27:00Z"/>
              <w:rFonts w:ascii="Times New Roman" w:hAnsi="Times New Roman" w:cs="Times New Roman"/>
              <w:b/>
              <w:bCs/>
              <w:szCs w:val="28"/>
            </w:rPr>
          </w:rPrChange>
        </w:rPr>
      </w:pPr>
      <w:ins w:id="414" w:author="Joy Prokash Debnath" w:date="2024-06-13T09:27:00Z" w16du:dateUtc="2024-06-13T03:27:00Z">
        <w:r w:rsidRPr="002E3636">
          <w:rPr>
            <w:rFonts w:ascii="Times New Roman" w:hAnsi="Times New Roman" w:cs="Times New Roman"/>
            <w:szCs w:val="28"/>
            <w:highlight w:val="yellow"/>
            <w:rPrChange w:id="415" w:author="Joy Prokash Debnath" w:date="2024-06-13T09:52:00Z" w16du:dateUtc="2024-06-13T03:52:00Z">
              <w:rPr>
                <w:rFonts w:ascii="Times New Roman" w:hAnsi="Times New Roman" w:cs="Times New Roman"/>
                <w:b/>
                <w:bCs/>
                <w:szCs w:val="28"/>
              </w:rPr>
            </w:rPrChange>
          </w:rPr>
          <w:t>Feature importance analysis was employed to elucidate the contribution of key DEGs (13 shared among cluster and hub genes expressed in 2022 MPXV infections and 27 common across all MPXV clade infections) to the model's predictive ability for MPXV.</w:t>
        </w:r>
      </w:ins>
    </w:p>
    <w:p w14:paraId="35E2F499" w14:textId="77777777" w:rsidR="002C4958" w:rsidRPr="002E3636" w:rsidRDefault="002C4958" w:rsidP="002C4958">
      <w:pPr>
        <w:spacing w:line="360" w:lineRule="auto"/>
        <w:jc w:val="both"/>
        <w:rPr>
          <w:ins w:id="416" w:author="Joy Prokash Debnath" w:date="2024-06-13T09:27:00Z" w16du:dateUtc="2024-06-13T03:27:00Z"/>
          <w:rFonts w:ascii="Times New Roman" w:hAnsi="Times New Roman" w:cs="Times New Roman"/>
          <w:szCs w:val="28"/>
          <w:highlight w:val="yellow"/>
          <w:rPrChange w:id="417" w:author="Joy Prokash Debnath" w:date="2024-06-13T09:52:00Z" w16du:dateUtc="2024-06-13T03:52:00Z">
            <w:rPr>
              <w:ins w:id="418" w:author="Joy Prokash Debnath" w:date="2024-06-13T09:27:00Z" w16du:dateUtc="2024-06-13T03:27:00Z"/>
              <w:rFonts w:ascii="Times New Roman" w:hAnsi="Times New Roman" w:cs="Times New Roman"/>
              <w:b/>
              <w:bCs/>
              <w:szCs w:val="28"/>
            </w:rPr>
          </w:rPrChange>
        </w:rPr>
      </w:pPr>
      <w:ins w:id="419" w:author="Joy Prokash Debnath" w:date="2024-06-13T09:27:00Z" w16du:dateUtc="2024-06-13T03:27:00Z">
        <w:r w:rsidRPr="002E3636">
          <w:rPr>
            <w:rFonts w:ascii="Times New Roman" w:hAnsi="Times New Roman" w:cs="Times New Roman"/>
            <w:szCs w:val="28"/>
            <w:highlight w:val="yellow"/>
            <w:rPrChange w:id="420" w:author="Joy Prokash Debnath" w:date="2024-06-13T09:52:00Z" w16du:dateUtc="2024-06-13T03:52:00Z">
              <w:rPr>
                <w:rFonts w:ascii="Times New Roman" w:hAnsi="Times New Roman" w:cs="Times New Roman"/>
                <w:b/>
                <w:bCs/>
                <w:szCs w:val="28"/>
              </w:rPr>
            </w:rPrChange>
          </w:rPr>
          <w:t>The DEGs with the highest feature importance scores were considered as key predictive markers (for 2022 MPXV infections and all MPXV clade infections)</w:t>
        </w:r>
      </w:ins>
    </w:p>
    <w:p w14:paraId="614E41A4" w14:textId="5ECE6786" w:rsidR="00A61A2D" w:rsidDel="002C4958" w:rsidRDefault="002C4958" w:rsidP="002C4958">
      <w:pPr>
        <w:spacing w:line="360" w:lineRule="auto"/>
        <w:jc w:val="both"/>
        <w:rPr>
          <w:del w:id="421" w:author="Joy Prokash Debnath" w:date="2024-06-13T09:27:00Z" w16du:dateUtc="2024-06-13T03:27:00Z"/>
          <w:rFonts w:ascii="Times New Roman" w:hAnsi="Times New Roman" w:cs="Times New Roman"/>
          <w:b/>
          <w:bCs/>
          <w:szCs w:val="28"/>
        </w:rPr>
      </w:pPr>
      <w:ins w:id="422" w:author="Joy Prokash Debnath" w:date="2024-06-13T09:27:00Z" w16du:dateUtc="2024-06-13T03:27:00Z">
        <w:r w:rsidRPr="002E3636">
          <w:rPr>
            <w:rFonts w:ascii="Times New Roman" w:hAnsi="Times New Roman" w:cs="Times New Roman"/>
            <w:szCs w:val="28"/>
            <w:highlight w:val="yellow"/>
            <w:rPrChange w:id="423" w:author="Joy Prokash Debnath" w:date="2024-06-13T09:52:00Z" w16du:dateUtc="2024-06-13T03:52:00Z">
              <w:rPr>
                <w:rFonts w:ascii="Times New Roman" w:hAnsi="Times New Roman" w:cs="Times New Roman"/>
                <w:b/>
                <w:bCs/>
                <w:szCs w:val="28"/>
              </w:rPr>
            </w:rPrChange>
          </w:rPr>
          <w:t xml:space="preserve">To cross-check the predictive ability of individual DEGs as markers, we employed ROC analysis and calculated corresponding area under the curve (AUC) values using logistic regression and random forest models implemented in R, Leveraging </w:t>
        </w:r>
        <w:proofErr w:type="spellStart"/>
        <w:r w:rsidRPr="002E3636">
          <w:rPr>
            <w:rFonts w:ascii="Times New Roman" w:hAnsi="Times New Roman" w:cs="Times New Roman"/>
            <w:szCs w:val="28"/>
            <w:highlight w:val="yellow"/>
            <w:rPrChange w:id="424" w:author="Joy Prokash Debnath" w:date="2024-06-13T09:52:00Z" w16du:dateUtc="2024-06-13T03:52:00Z">
              <w:rPr>
                <w:rFonts w:ascii="Times New Roman" w:hAnsi="Times New Roman" w:cs="Times New Roman"/>
                <w:b/>
                <w:bCs/>
                <w:szCs w:val="28"/>
              </w:rPr>
            </w:rPrChange>
          </w:rPr>
          <w:t>pROC</w:t>
        </w:r>
        <w:proofErr w:type="spellEnd"/>
        <w:r w:rsidRPr="002E3636">
          <w:rPr>
            <w:rFonts w:ascii="Times New Roman" w:hAnsi="Times New Roman" w:cs="Times New Roman"/>
            <w:szCs w:val="28"/>
            <w:highlight w:val="yellow"/>
            <w:rPrChange w:id="425" w:author="Joy Prokash Debnath" w:date="2024-06-13T09:52:00Z" w16du:dateUtc="2024-06-13T03:52:00Z">
              <w:rPr>
                <w:rFonts w:ascii="Times New Roman" w:hAnsi="Times New Roman" w:cs="Times New Roman"/>
                <w:b/>
                <w:bCs/>
                <w:szCs w:val="28"/>
              </w:rPr>
            </w:rPrChange>
          </w:rPr>
          <w:t xml:space="preserve"> v1.18.5 and </w:t>
        </w:r>
        <w:proofErr w:type="spellStart"/>
        <w:r w:rsidRPr="002E3636">
          <w:rPr>
            <w:rFonts w:ascii="Times New Roman" w:hAnsi="Times New Roman" w:cs="Times New Roman"/>
            <w:szCs w:val="28"/>
            <w:highlight w:val="yellow"/>
            <w:rPrChange w:id="426" w:author="Joy Prokash Debnath" w:date="2024-06-13T09:52:00Z" w16du:dateUtc="2024-06-13T03:52:00Z">
              <w:rPr>
                <w:rFonts w:ascii="Times New Roman" w:hAnsi="Times New Roman" w:cs="Times New Roman"/>
                <w:b/>
                <w:bCs/>
                <w:szCs w:val="28"/>
              </w:rPr>
            </w:rPrChange>
          </w:rPr>
          <w:t>randomForest</w:t>
        </w:r>
        <w:proofErr w:type="spellEnd"/>
        <w:r w:rsidRPr="002E3636">
          <w:rPr>
            <w:rFonts w:ascii="Times New Roman" w:hAnsi="Times New Roman" w:cs="Times New Roman"/>
            <w:szCs w:val="28"/>
            <w:highlight w:val="yellow"/>
            <w:rPrChange w:id="427" w:author="Joy Prokash Debnath" w:date="2024-06-13T09:52:00Z" w16du:dateUtc="2024-06-13T03:52:00Z">
              <w:rPr>
                <w:rFonts w:ascii="Times New Roman" w:hAnsi="Times New Roman" w:cs="Times New Roman"/>
                <w:b/>
                <w:bCs/>
                <w:szCs w:val="28"/>
              </w:rPr>
            </w:rPrChange>
          </w:rPr>
          <w:t xml:space="preserve"> v4.7.1.1 Packages. Following the identification of potential biomarkers via random forest feature importance analysis, principal component analysis (PCA) and t-distributed stochastic neighbor embedding (t-SNE) were employed in R using </w:t>
        </w:r>
        <w:proofErr w:type="spellStart"/>
        <w:r w:rsidRPr="002E3636">
          <w:rPr>
            <w:rFonts w:ascii="Times New Roman" w:hAnsi="Times New Roman" w:cs="Times New Roman"/>
            <w:szCs w:val="28"/>
            <w:highlight w:val="yellow"/>
            <w:rPrChange w:id="428" w:author="Joy Prokash Debnath" w:date="2024-06-13T09:52:00Z" w16du:dateUtc="2024-06-13T03:52:00Z">
              <w:rPr>
                <w:rFonts w:ascii="Times New Roman" w:hAnsi="Times New Roman" w:cs="Times New Roman"/>
                <w:b/>
                <w:bCs/>
                <w:szCs w:val="28"/>
              </w:rPr>
            </w:rPrChange>
          </w:rPr>
          <w:t>Rtsne</w:t>
        </w:r>
        <w:proofErr w:type="spellEnd"/>
        <w:r w:rsidRPr="002E3636">
          <w:rPr>
            <w:rFonts w:ascii="Times New Roman" w:hAnsi="Times New Roman" w:cs="Times New Roman"/>
            <w:szCs w:val="28"/>
            <w:highlight w:val="yellow"/>
            <w:rPrChange w:id="429" w:author="Joy Prokash Debnath" w:date="2024-06-13T09:52:00Z" w16du:dateUtc="2024-06-13T03:52:00Z">
              <w:rPr>
                <w:rFonts w:ascii="Times New Roman" w:hAnsi="Times New Roman" w:cs="Times New Roman"/>
                <w:b/>
                <w:bCs/>
                <w:szCs w:val="28"/>
              </w:rPr>
            </w:rPrChange>
          </w:rPr>
          <w:t xml:space="preserve"> v0.17 package for dimensionality reduction and refinement of the clusters based on these markers.</w:t>
        </w:r>
      </w:ins>
      <w:del w:id="430" w:author="Joy Prokash Debnath" w:date="2024-06-13T09:27:00Z" w16du:dateUtc="2024-06-13T03:27:00Z">
        <w:r w:rsidR="00FF7F9A" w:rsidRPr="002E3636" w:rsidDel="002C4958">
          <w:rPr>
            <w:rFonts w:ascii="Times New Roman" w:hAnsi="Times New Roman" w:cs="Times New Roman"/>
            <w:b/>
            <w:bCs/>
            <w:szCs w:val="28"/>
            <w:highlight w:val="yellow"/>
            <w:rPrChange w:id="431" w:author="Joy Prokash Debnath" w:date="2024-06-13T09:52:00Z" w16du:dateUtc="2024-06-13T03:52:00Z">
              <w:rPr>
                <w:rFonts w:ascii="Times New Roman" w:hAnsi="Times New Roman" w:cs="Times New Roman"/>
                <w:b/>
                <w:bCs/>
                <w:szCs w:val="28"/>
              </w:rPr>
            </w:rPrChange>
          </w:rPr>
          <w:delText>Correlation Analysis and Biomarker Identification Utilizing ROC Curves via Advanced Machine Learning</w:delText>
        </w:r>
        <w:r w:rsidR="000F0940" w:rsidRPr="002E3636" w:rsidDel="002C4958">
          <w:rPr>
            <w:rFonts w:ascii="Times New Roman" w:hAnsi="Times New Roman" w:cs="Times New Roman"/>
            <w:b/>
            <w:bCs/>
            <w:szCs w:val="28"/>
            <w:highlight w:val="yellow"/>
            <w:rPrChange w:id="432" w:author="Joy Prokash Debnath" w:date="2024-06-13T09:52:00Z" w16du:dateUtc="2024-06-13T03:52:00Z">
              <w:rPr>
                <w:rFonts w:ascii="Times New Roman" w:hAnsi="Times New Roman" w:cs="Times New Roman"/>
                <w:b/>
                <w:bCs/>
                <w:szCs w:val="28"/>
              </w:rPr>
            </w:rPrChange>
          </w:rPr>
          <w:delText xml:space="preserve"> (ML)</w:delText>
        </w:r>
        <w:r w:rsidR="00FF7F9A" w:rsidRPr="002E3636" w:rsidDel="002C4958">
          <w:rPr>
            <w:rFonts w:ascii="Times New Roman" w:hAnsi="Times New Roman" w:cs="Times New Roman"/>
            <w:b/>
            <w:bCs/>
            <w:szCs w:val="28"/>
            <w:highlight w:val="yellow"/>
            <w:rPrChange w:id="433" w:author="Joy Prokash Debnath" w:date="2024-06-13T09:52:00Z" w16du:dateUtc="2024-06-13T03:52:00Z">
              <w:rPr>
                <w:rFonts w:ascii="Times New Roman" w:hAnsi="Times New Roman" w:cs="Times New Roman"/>
                <w:b/>
                <w:bCs/>
                <w:szCs w:val="28"/>
              </w:rPr>
            </w:rPrChange>
          </w:rPr>
          <w:delText xml:space="preserve"> Algorithms</w:delText>
        </w:r>
        <w:r w:rsidR="00FF7F9A" w:rsidRPr="00FF7F9A" w:rsidDel="002C4958">
          <w:rPr>
            <w:rFonts w:ascii="Times New Roman" w:hAnsi="Times New Roman" w:cs="Times New Roman"/>
            <w:b/>
            <w:bCs/>
            <w:szCs w:val="28"/>
          </w:rPr>
          <w:delText xml:space="preserve"> </w:delText>
        </w:r>
      </w:del>
    </w:p>
    <w:p w14:paraId="1F404571" w14:textId="77777777" w:rsidR="002C4958" w:rsidRPr="00BD3A6E" w:rsidRDefault="002C4958" w:rsidP="002C4958">
      <w:pPr>
        <w:spacing w:line="360" w:lineRule="auto"/>
        <w:jc w:val="both"/>
        <w:rPr>
          <w:ins w:id="434" w:author="Joy Prokash Debnath" w:date="2024-06-13T09:27:00Z" w16du:dateUtc="2024-06-13T03:27:00Z"/>
          <w:rFonts w:ascii="Times New Roman" w:hAnsi="Times New Roman" w:cs="Times New Roman"/>
          <w:b/>
          <w:bCs/>
          <w:szCs w:val="28"/>
        </w:rPr>
      </w:pPr>
    </w:p>
    <w:p w14:paraId="615F0846" w14:textId="1560C136" w:rsidR="0039631C" w:rsidDel="002E3636" w:rsidRDefault="00625EC3" w:rsidP="002C4958">
      <w:pPr>
        <w:spacing w:line="360" w:lineRule="auto"/>
        <w:jc w:val="both"/>
        <w:rPr>
          <w:del w:id="435" w:author="Joy Prokash Debnath" w:date="2024-06-13T09:27:00Z" w16du:dateUtc="2024-06-13T03:27:00Z"/>
          <w:rFonts w:ascii="Times New Roman" w:hAnsi="Times New Roman" w:cs="Times New Roman"/>
          <w:szCs w:val="28"/>
        </w:rPr>
      </w:pPr>
      <w:del w:id="436" w:author="Joy Prokash Debnath" w:date="2024-06-13T09:27:00Z" w16du:dateUtc="2024-06-13T03:27:00Z">
        <w:r w:rsidDel="002C4958">
          <w:rPr>
            <w:rFonts w:ascii="Times New Roman" w:hAnsi="Times New Roman" w:cs="Times New Roman"/>
            <w:szCs w:val="28"/>
          </w:rPr>
          <w:delText>A</w:delText>
        </w:r>
        <w:r w:rsidRPr="00625EC3" w:rsidDel="002C4958">
          <w:rPr>
            <w:rFonts w:ascii="Times New Roman" w:hAnsi="Times New Roman" w:cs="Times New Roman"/>
            <w:szCs w:val="28"/>
          </w:rPr>
          <w:delText xml:space="preserve"> structured approach </w:delText>
        </w:r>
        <w:r w:rsidDel="002C4958">
          <w:rPr>
            <w:rFonts w:ascii="Times New Roman" w:hAnsi="Times New Roman" w:cs="Times New Roman"/>
            <w:szCs w:val="28"/>
          </w:rPr>
          <w:delText>was performed</w:delText>
        </w:r>
        <w:r w:rsidR="004F4882" w:rsidDel="002C4958">
          <w:rPr>
            <w:rFonts w:ascii="Times New Roman" w:hAnsi="Times New Roman" w:cs="Times New Roman"/>
            <w:szCs w:val="28"/>
          </w:rPr>
          <w:delText xml:space="preserve"> for</w:delText>
        </w:r>
        <w:r w:rsidRPr="00625EC3" w:rsidDel="002C4958">
          <w:rPr>
            <w:rFonts w:ascii="Times New Roman" w:hAnsi="Times New Roman" w:cs="Times New Roman"/>
            <w:szCs w:val="28"/>
          </w:rPr>
          <w:delText xml:space="preserve"> correlation analysis, </w:delText>
        </w:r>
        <w:r w:rsidR="00751DA9" w:rsidDel="002C4958">
          <w:rPr>
            <w:rFonts w:ascii="Times New Roman" w:hAnsi="Times New Roman" w:cs="Times New Roman"/>
            <w:szCs w:val="28"/>
          </w:rPr>
          <w:delText>ML</w:delText>
        </w:r>
        <w:r w:rsidRPr="00625EC3" w:rsidDel="002C4958">
          <w:rPr>
            <w:rFonts w:ascii="Times New Roman" w:hAnsi="Times New Roman" w:cs="Times New Roman"/>
            <w:szCs w:val="28"/>
          </w:rPr>
          <w:delText>-based biomarker screening, and evaluation using ROC curves</w:delText>
        </w:r>
        <w:r w:rsidR="004F4882" w:rsidDel="002C4958">
          <w:rPr>
            <w:rFonts w:ascii="Times New Roman" w:hAnsi="Times New Roman" w:cs="Times New Roman"/>
            <w:szCs w:val="28"/>
          </w:rPr>
          <w:delText xml:space="preserve">. </w:delText>
        </w:r>
        <w:r w:rsidR="00B25214" w:rsidRPr="00B25214" w:rsidDel="002C4958">
          <w:rPr>
            <w:rFonts w:ascii="Times New Roman" w:hAnsi="Times New Roman" w:cs="Times New Roman"/>
            <w:szCs w:val="28"/>
          </w:rPr>
          <w:delText xml:space="preserve">Pearson’s correlation coefficients were calculated for each gene expression pattern and visualized with a matrix diagram using the corrplot v0.92 package in R. </w:delText>
        </w:r>
      </w:del>
      <w:del w:id="437" w:author="Joy Prokash Debnath" w:date="2024-06-08T01:43:00Z" w16du:dateUtc="2024-06-07T19:43:00Z">
        <w:r w:rsidR="00B25214" w:rsidRPr="008E7C11" w:rsidDel="00474E0F">
          <w:rPr>
            <w:rFonts w:ascii="Times New Roman" w:hAnsi="Times New Roman" w:cs="Times New Roman"/>
            <w:szCs w:val="28"/>
            <w:highlight w:val="cyan"/>
            <w:rPrChange w:id="438" w:author="Joy Prokash Debnath" w:date="2024-06-08T00:02:00Z" w16du:dateUtc="2024-06-07T18:02:00Z">
              <w:rPr>
                <w:rFonts w:ascii="Times New Roman" w:hAnsi="Times New Roman" w:cs="Times New Roman"/>
                <w:szCs w:val="28"/>
              </w:rPr>
            </w:rPrChange>
          </w:rPr>
          <w:delText xml:space="preserve">For further </w:delText>
        </w:r>
        <w:r w:rsidR="006B09AB" w:rsidRPr="008E7C11" w:rsidDel="00474E0F">
          <w:rPr>
            <w:rFonts w:ascii="Times New Roman" w:hAnsi="Times New Roman" w:cs="Times New Roman"/>
            <w:szCs w:val="28"/>
            <w:highlight w:val="cyan"/>
            <w:rPrChange w:id="439" w:author="Joy Prokash Debnath" w:date="2024-06-08T00:02:00Z" w16du:dateUtc="2024-06-07T18:02:00Z">
              <w:rPr>
                <w:rFonts w:ascii="Times New Roman" w:hAnsi="Times New Roman" w:cs="Times New Roman"/>
                <w:szCs w:val="28"/>
              </w:rPr>
            </w:rPrChange>
          </w:rPr>
          <w:delText xml:space="preserve">biomarker </w:delText>
        </w:r>
        <w:r w:rsidR="00B25214" w:rsidRPr="008E7C11" w:rsidDel="00474E0F">
          <w:rPr>
            <w:rFonts w:ascii="Times New Roman" w:hAnsi="Times New Roman" w:cs="Times New Roman"/>
            <w:szCs w:val="28"/>
            <w:highlight w:val="cyan"/>
            <w:rPrChange w:id="440" w:author="Joy Prokash Debnath" w:date="2024-06-08T00:02:00Z" w16du:dateUtc="2024-06-07T18:02:00Z">
              <w:rPr>
                <w:rFonts w:ascii="Times New Roman" w:hAnsi="Times New Roman" w:cs="Times New Roman"/>
                <w:szCs w:val="28"/>
              </w:rPr>
            </w:rPrChange>
          </w:rPr>
          <w:delText xml:space="preserve">screening of </w:delText>
        </w:r>
        <w:r w:rsidR="009C35F7" w:rsidRPr="008E7C11" w:rsidDel="00474E0F">
          <w:rPr>
            <w:rFonts w:ascii="Times New Roman" w:hAnsi="Times New Roman" w:cs="Times New Roman"/>
            <w:szCs w:val="28"/>
            <w:highlight w:val="cyan"/>
            <w:rPrChange w:id="441" w:author="Joy Prokash Debnath" w:date="2024-06-08T00:02:00Z" w16du:dateUtc="2024-06-07T18:02:00Z">
              <w:rPr>
                <w:rFonts w:ascii="Times New Roman" w:hAnsi="Times New Roman" w:cs="Times New Roman"/>
                <w:szCs w:val="28"/>
              </w:rPr>
            </w:rPrChange>
          </w:rPr>
          <w:delText>2022 MPXV</w:delText>
        </w:r>
        <w:r w:rsidR="00535D48" w:rsidRPr="008E7C11" w:rsidDel="00474E0F">
          <w:rPr>
            <w:rFonts w:ascii="Times New Roman" w:hAnsi="Times New Roman" w:cs="Times New Roman"/>
            <w:szCs w:val="28"/>
            <w:highlight w:val="cyan"/>
            <w:rPrChange w:id="442" w:author="Joy Prokash Debnath" w:date="2024-06-08T00:02:00Z" w16du:dateUtc="2024-06-07T18:02:00Z">
              <w:rPr>
                <w:rFonts w:ascii="Times New Roman" w:hAnsi="Times New Roman" w:cs="Times New Roman"/>
                <w:szCs w:val="28"/>
              </w:rPr>
            </w:rPrChange>
          </w:rPr>
          <w:delText>-induced DEGs</w:delText>
        </w:r>
        <w:r w:rsidR="00B25214" w:rsidRPr="008E7C11" w:rsidDel="00474E0F">
          <w:rPr>
            <w:rFonts w:ascii="Times New Roman" w:hAnsi="Times New Roman" w:cs="Times New Roman"/>
            <w:szCs w:val="28"/>
            <w:highlight w:val="cyan"/>
            <w:rPrChange w:id="443" w:author="Joy Prokash Debnath" w:date="2024-06-08T00:02:00Z" w16du:dateUtc="2024-06-07T18:02:00Z">
              <w:rPr>
                <w:rFonts w:ascii="Times New Roman" w:hAnsi="Times New Roman" w:cs="Times New Roman"/>
                <w:szCs w:val="28"/>
              </w:rPr>
            </w:rPrChange>
          </w:rPr>
          <w:delText>, Logistic Regression and Random Forest algorithms were employed.</w:delText>
        </w:r>
      </w:del>
      <w:del w:id="444" w:author="Joy Prokash Debnath" w:date="2024-06-08T01:37:00Z" w16du:dateUtc="2024-06-07T19:37:00Z">
        <w:r w:rsidR="00B25214" w:rsidRPr="00B25214" w:rsidDel="007A01B9">
          <w:rPr>
            <w:rFonts w:ascii="Times New Roman" w:hAnsi="Times New Roman" w:cs="Times New Roman"/>
            <w:szCs w:val="28"/>
          </w:rPr>
          <w:delText xml:space="preserve"> </w:delText>
        </w:r>
        <w:commentRangeStart w:id="445"/>
        <w:r w:rsidR="00B25214" w:rsidRPr="00B25214" w:rsidDel="007A01B9">
          <w:rPr>
            <w:rFonts w:ascii="Times New Roman" w:hAnsi="Times New Roman" w:cs="Times New Roman"/>
            <w:szCs w:val="28"/>
          </w:rPr>
          <w:delText>The GSE219036 dataset samples were divided into two groups for the train-test split: one with 2022 MPXV infections and the other with infections from remaining clades, including mock-infected samples.</w:delText>
        </w:r>
        <w:r w:rsidR="00E540DE" w:rsidDel="007A01B9">
          <w:rPr>
            <w:rFonts w:ascii="Times New Roman" w:hAnsi="Times New Roman" w:cs="Times New Roman"/>
            <w:szCs w:val="28"/>
          </w:rPr>
          <w:delText xml:space="preserve"> </w:delText>
        </w:r>
        <w:commentRangeEnd w:id="445"/>
        <w:r w:rsidR="005D6473" w:rsidDel="007A01B9">
          <w:rPr>
            <w:rStyle w:val="CommentReference"/>
          </w:rPr>
          <w:commentReference w:id="445"/>
        </w:r>
      </w:del>
      <w:del w:id="446" w:author="Joy Prokash Debnath" w:date="2024-06-08T01:39:00Z" w16du:dateUtc="2024-06-07T19:39:00Z">
        <w:r w:rsidR="004125D3" w:rsidRPr="004125D3" w:rsidDel="000A01C9">
          <w:rPr>
            <w:rFonts w:ascii="Times New Roman" w:hAnsi="Times New Roman" w:cs="Times New Roman"/>
            <w:szCs w:val="28"/>
          </w:rPr>
          <w:delText>T</w:delText>
        </w:r>
      </w:del>
      <w:del w:id="447" w:author="Joy Prokash Debnath" w:date="2024-06-13T09:27:00Z" w16du:dateUtc="2024-06-13T03:27:00Z">
        <w:r w:rsidR="004125D3" w:rsidRPr="004125D3" w:rsidDel="002C4958">
          <w:rPr>
            <w:rFonts w:ascii="Times New Roman" w:hAnsi="Times New Roman" w:cs="Times New Roman"/>
            <w:szCs w:val="28"/>
          </w:rPr>
          <w:delText xml:space="preserve">he diagnostic efficiency of </w:delText>
        </w:r>
      </w:del>
      <w:del w:id="448" w:author="Joy Prokash Debnath" w:date="2024-06-08T01:38:00Z" w16du:dateUtc="2024-06-07T19:38:00Z">
        <w:r w:rsidR="00AA0B3C" w:rsidRPr="008912A9" w:rsidDel="007A01B9">
          <w:rPr>
            <w:rFonts w:ascii="Times New Roman" w:hAnsi="Times New Roman" w:cs="Times New Roman"/>
            <w:szCs w:val="28"/>
            <w:highlight w:val="cyan"/>
            <w:rPrChange w:id="449" w:author="Joy Prokash Debnath" w:date="2024-06-08T00:02:00Z" w16du:dateUtc="2024-06-07T18:02:00Z">
              <w:rPr>
                <w:rFonts w:ascii="Times New Roman" w:hAnsi="Times New Roman" w:cs="Times New Roman"/>
                <w:szCs w:val="28"/>
              </w:rPr>
            </w:rPrChange>
          </w:rPr>
          <w:delText>13</w:delText>
        </w:r>
      </w:del>
      <w:del w:id="450" w:author="Joy Prokash Debnath" w:date="2024-06-13T09:27:00Z" w16du:dateUtc="2024-06-13T03:27:00Z">
        <w:r w:rsidR="00AA0B3C" w:rsidDel="002C4958">
          <w:rPr>
            <w:rFonts w:ascii="Times New Roman" w:hAnsi="Times New Roman" w:cs="Times New Roman"/>
            <w:szCs w:val="28"/>
          </w:rPr>
          <w:delText xml:space="preserve"> </w:delText>
        </w:r>
        <w:r w:rsidR="004125D3" w:rsidRPr="004125D3" w:rsidDel="002C4958">
          <w:rPr>
            <w:rFonts w:ascii="Times New Roman" w:hAnsi="Times New Roman" w:cs="Times New Roman"/>
            <w:szCs w:val="28"/>
          </w:rPr>
          <w:delText xml:space="preserve">DEGs </w:delText>
        </w:r>
      </w:del>
      <w:del w:id="451" w:author="Joy Prokash Debnath" w:date="2024-06-08T00:03:00Z" w16du:dateUtc="2024-06-07T18:03:00Z">
        <w:r w:rsidR="004125D3" w:rsidRPr="004125D3" w:rsidDel="008912A9">
          <w:rPr>
            <w:rFonts w:ascii="Times New Roman" w:hAnsi="Times New Roman" w:cs="Times New Roman"/>
            <w:szCs w:val="28"/>
          </w:rPr>
          <w:delText>was</w:delText>
        </w:r>
      </w:del>
      <w:del w:id="452" w:author="Joy Prokash Debnath" w:date="2024-06-08T01:39:00Z" w16du:dateUtc="2024-06-07T19:39:00Z">
        <w:r w:rsidR="004125D3" w:rsidRPr="004125D3" w:rsidDel="000A01C9">
          <w:rPr>
            <w:rFonts w:ascii="Times New Roman" w:hAnsi="Times New Roman" w:cs="Times New Roman"/>
            <w:szCs w:val="28"/>
          </w:rPr>
          <w:delText xml:space="preserve"> evaluated</w:delText>
        </w:r>
      </w:del>
      <w:del w:id="453" w:author="Joy Prokash Debnath" w:date="2024-06-08T01:41:00Z" w16du:dateUtc="2024-06-07T19:41:00Z">
        <w:r w:rsidR="004125D3" w:rsidRPr="004125D3" w:rsidDel="00743720">
          <w:rPr>
            <w:rFonts w:ascii="Times New Roman" w:hAnsi="Times New Roman" w:cs="Times New Roman"/>
            <w:szCs w:val="28"/>
          </w:rPr>
          <w:delText xml:space="preserve"> </w:delText>
        </w:r>
      </w:del>
      <w:del w:id="454" w:author="Joy Prokash Debnath" w:date="2024-06-13T09:27:00Z" w16du:dateUtc="2024-06-13T03:27:00Z">
        <w:r w:rsidR="004125D3" w:rsidRPr="004125D3" w:rsidDel="002C4958">
          <w:rPr>
            <w:rFonts w:ascii="Times New Roman" w:hAnsi="Times New Roman" w:cs="Times New Roman"/>
            <w:szCs w:val="28"/>
          </w:rPr>
          <w:delText>using receiver operating characteristic (ROC) analysis with logistic regression and random forest model</w:delText>
        </w:r>
      </w:del>
      <w:del w:id="455" w:author="Joy Prokash Debnath" w:date="2024-06-08T01:40:00Z" w16du:dateUtc="2024-06-07T19:40:00Z">
        <w:r w:rsidR="004125D3" w:rsidRPr="004125D3" w:rsidDel="000A01C9">
          <w:rPr>
            <w:rFonts w:ascii="Times New Roman" w:hAnsi="Times New Roman" w:cs="Times New Roman"/>
            <w:szCs w:val="28"/>
          </w:rPr>
          <w:delText>s</w:delText>
        </w:r>
      </w:del>
      <w:del w:id="456" w:author="Joy Prokash Debnath" w:date="2024-06-13T09:27:00Z" w16du:dateUtc="2024-06-13T03:27:00Z">
        <w:r w:rsidR="004125D3" w:rsidRPr="004125D3" w:rsidDel="002C4958">
          <w:rPr>
            <w:rFonts w:ascii="Times New Roman" w:hAnsi="Times New Roman" w:cs="Times New Roman"/>
            <w:szCs w:val="28"/>
          </w:rPr>
          <w:delText xml:space="preserve">, </w:delText>
        </w:r>
        <w:r w:rsidR="00031EFF" w:rsidDel="002C4958">
          <w:rPr>
            <w:rFonts w:ascii="Times New Roman" w:hAnsi="Times New Roman" w:cs="Times New Roman"/>
            <w:szCs w:val="28"/>
          </w:rPr>
          <w:delText>calculating</w:delText>
        </w:r>
        <w:r w:rsidR="004125D3" w:rsidRPr="004125D3" w:rsidDel="002C4958">
          <w:rPr>
            <w:rFonts w:ascii="Times New Roman" w:hAnsi="Times New Roman" w:cs="Times New Roman"/>
            <w:szCs w:val="28"/>
          </w:rPr>
          <w:delText xml:space="preserve"> ROC curves and corresponding area under the curve (AUC) values for</w:delText>
        </w:r>
        <w:r w:rsidR="00C02CF2" w:rsidDel="002C4958">
          <w:rPr>
            <w:rFonts w:ascii="Times New Roman" w:hAnsi="Times New Roman" w:cs="Times New Roman"/>
            <w:szCs w:val="28"/>
          </w:rPr>
          <w:delText xml:space="preserve"> each</w:delText>
        </w:r>
        <w:r w:rsidR="004125D3" w:rsidRPr="004125D3" w:rsidDel="002C4958">
          <w:rPr>
            <w:rFonts w:ascii="Times New Roman" w:hAnsi="Times New Roman" w:cs="Times New Roman"/>
            <w:szCs w:val="28"/>
          </w:rPr>
          <w:delText xml:space="preserve"> </w:delText>
        </w:r>
        <w:r w:rsidR="006F5392" w:rsidDel="002C4958">
          <w:rPr>
            <w:rFonts w:ascii="Times New Roman" w:hAnsi="Times New Roman" w:cs="Times New Roman"/>
            <w:szCs w:val="28"/>
          </w:rPr>
          <w:delText>gene</w:delText>
        </w:r>
        <w:r w:rsidR="009728BF" w:rsidDel="002C4958">
          <w:rPr>
            <w:rFonts w:ascii="Times New Roman" w:hAnsi="Times New Roman" w:cs="Times New Roman"/>
            <w:szCs w:val="28"/>
          </w:rPr>
          <w:delText xml:space="preserve">. </w:delText>
        </w:r>
      </w:del>
      <w:ins w:id="457" w:author="Saifuddin Sarker" w:date="2024-06-10T15:03:00Z" w16du:dateUtc="2024-06-10T09:03:00Z">
        <w:del w:id="458" w:author="Joy Prokash Debnath" w:date="2024-06-13T09:27:00Z" w16du:dateUtc="2024-06-13T03:27:00Z">
          <w:r w:rsidR="008572AD" w:rsidRPr="008572AD" w:rsidDel="002C4958">
            <w:rPr>
              <w:rFonts w:ascii="Times New Roman" w:hAnsi="Times New Roman" w:cs="Times New Roman"/>
              <w:szCs w:val="28"/>
            </w:rPr>
            <w:delText xml:space="preserve">The pROC v1.18.5 and randomForest v4.7.1.1 packages in R were utilized to calculate the area under the curve (AUC) values for each gene. </w:delText>
          </w:r>
        </w:del>
      </w:ins>
      <w:ins w:id="459" w:author="Saifuddin Sarker" w:date="2024-06-10T18:09:00Z" w16du:dateUtc="2024-06-10T12:09:00Z">
        <w:del w:id="460" w:author="Joy Prokash Debnath" w:date="2024-06-13T09:27:00Z" w16du:dateUtc="2024-06-13T03:27:00Z">
          <w:r w:rsidR="007E5CB5" w:rsidRPr="007E5CB5" w:rsidDel="002C4958">
            <w:rPr>
              <w:rFonts w:ascii="Times New Roman" w:hAnsi="Times New Roman" w:cs="Times New Roman"/>
              <w:szCs w:val="28"/>
            </w:rPr>
            <w:delText xml:space="preserve">Given the complexity of microarray data, we further utilized the PyCaret library to streamline the </w:delText>
          </w:r>
          <w:r w:rsidR="007E5CB5" w:rsidDel="002C4958">
            <w:rPr>
              <w:rFonts w:ascii="Times New Roman" w:hAnsi="Times New Roman" w:cs="Times New Roman"/>
              <w:szCs w:val="28"/>
            </w:rPr>
            <w:delText>machine-learning</w:delText>
          </w:r>
          <w:r w:rsidR="007E5CB5" w:rsidRPr="007E5CB5" w:rsidDel="002C4958">
            <w:rPr>
              <w:rFonts w:ascii="Times New Roman" w:hAnsi="Times New Roman" w:cs="Times New Roman"/>
              <w:szCs w:val="28"/>
            </w:rPr>
            <w:delText xml:space="preserve"> process. PyCaret, an open-source, low-code machine learning library in Python, automates the end-to-end </w:delText>
          </w:r>
          <w:r w:rsidR="007E5CB5" w:rsidDel="002C4958">
            <w:rPr>
              <w:rFonts w:ascii="Times New Roman" w:hAnsi="Times New Roman" w:cs="Times New Roman"/>
              <w:szCs w:val="28"/>
            </w:rPr>
            <w:delText>model-building</w:delText>
          </w:r>
          <w:r w:rsidR="007E5CB5" w:rsidRPr="007E5CB5" w:rsidDel="002C4958">
            <w:rPr>
              <w:rFonts w:ascii="Times New Roman" w:hAnsi="Times New Roman" w:cs="Times New Roman"/>
              <w:szCs w:val="28"/>
            </w:rPr>
            <w:delText xml:space="preserve"> process. Using PyCaret v3.3.2, we trained and evaluated classification models, selecting the Random Forest algorithm based on its AUC </w:delText>
          </w:r>
        </w:del>
      </w:ins>
      <w:ins w:id="461" w:author="Saifuddin Sarker" w:date="2024-06-10T18:10:00Z" w16du:dateUtc="2024-06-10T12:10:00Z">
        <w:del w:id="462" w:author="Joy Prokash Debnath" w:date="2024-06-13T09:27:00Z" w16du:dateUtc="2024-06-13T03:27:00Z">
          <w:r w:rsidR="007E5CB5" w:rsidDel="002C4958">
            <w:rPr>
              <w:rFonts w:ascii="Times New Roman" w:hAnsi="Times New Roman" w:cs="Times New Roman"/>
              <w:szCs w:val="28"/>
            </w:rPr>
            <w:delText>value</w:delText>
          </w:r>
        </w:del>
      </w:ins>
      <w:ins w:id="463" w:author="Saifuddin Sarker" w:date="2024-06-10T18:09:00Z" w16du:dateUtc="2024-06-10T12:09:00Z">
        <w:del w:id="464" w:author="Joy Prokash Debnath" w:date="2024-06-13T09:27:00Z" w16du:dateUtc="2024-06-13T03:27:00Z">
          <w:r w:rsidR="007E5CB5" w:rsidRPr="007E5CB5" w:rsidDel="002C4958">
            <w:rPr>
              <w:rFonts w:ascii="Times New Roman" w:hAnsi="Times New Roman" w:cs="Times New Roman"/>
              <w:szCs w:val="28"/>
            </w:rPr>
            <w:delText xml:space="preserve">. We optimized its performance through hyperparameter tuning. The resulting well-fitted Random Forest model, applied to both microarray and RNA-Seq data, identified key genes through a feature importance plot, </w:delText>
          </w:r>
        </w:del>
      </w:ins>
      <w:ins w:id="465" w:author="Saifuddin Sarker" w:date="2024-06-10T18:11:00Z" w16du:dateUtc="2024-06-10T12:11:00Z">
        <w:del w:id="466" w:author="Joy Prokash Debnath" w:date="2024-06-13T09:27:00Z" w16du:dateUtc="2024-06-13T03:27:00Z">
          <w:r w:rsidR="007E5CB5" w:rsidDel="002C4958">
            <w:rPr>
              <w:rFonts w:ascii="Times New Roman" w:hAnsi="Times New Roman" w:cs="Times New Roman"/>
              <w:szCs w:val="28"/>
            </w:rPr>
            <w:delText>highlighting</w:delText>
          </w:r>
        </w:del>
      </w:ins>
      <w:ins w:id="467" w:author="Saifuddin Sarker" w:date="2024-06-10T18:09:00Z" w16du:dateUtc="2024-06-10T12:09:00Z">
        <w:del w:id="468" w:author="Joy Prokash Debnath" w:date="2024-06-13T09:27:00Z" w16du:dateUtc="2024-06-13T03:27:00Z">
          <w:r w:rsidR="007E5CB5" w:rsidRPr="007E5CB5" w:rsidDel="002C4958">
            <w:rPr>
              <w:rFonts w:ascii="Times New Roman" w:hAnsi="Times New Roman" w:cs="Times New Roman"/>
              <w:szCs w:val="28"/>
            </w:rPr>
            <w:delText xml:space="preserve"> their significance in the context of our study.</w:delText>
          </w:r>
        </w:del>
      </w:ins>
      <w:del w:id="469" w:author="Joy Prokash Debnath" w:date="2024-06-13T09:27:00Z" w16du:dateUtc="2024-06-13T03:27:00Z">
        <w:r w:rsidR="00BB4FE5" w:rsidRPr="00BB4FE5" w:rsidDel="002C4958">
          <w:rPr>
            <w:rFonts w:ascii="Times New Roman" w:hAnsi="Times New Roman" w:cs="Times New Roman"/>
            <w:szCs w:val="28"/>
          </w:rPr>
          <w:delText xml:space="preserve">Additionally, variable importance plots were generated using the random forest model to identify key genes that significantly contributed to the model's predictive </w:delText>
        </w:r>
        <w:r w:rsidR="00BB4FE5" w:rsidRPr="00751BDC" w:rsidDel="002C4958">
          <w:rPr>
            <w:rFonts w:ascii="Times New Roman" w:hAnsi="Times New Roman" w:cs="Times New Roman"/>
            <w:szCs w:val="28"/>
          </w:rPr>
          <w:delText>power.</w:delText>
        </w:r>
      </w:del>
    </w:p>
    <w:p w14:paraId="5D2EFB9C" w14:textId="3BE0E911" w:rsidR="007E5CB5" w:rsidRPr="00CC0974" w:rsidDel="002C4958" w:rsidRDefault="007E5CB5" w:rsidP="002C4958">
      <w:pPr>
        <w:spacing w:line="360" w:lineRule="auto"/>
        <w:jc w:val="both"/>
        <w:rPr>
          <w:ins w:id="470" w:author="Saifuddin Sarker" w:date="2024-06-10T18:09:00Z" w16du:dateUtc="2024-06-10T12:09:00Z"/>
          <w:del w:id="471" w:author="Joy Prokash Debnath" w:date="2024-06-13T09:27:00Z" w16du:dateUtc="2024-06-13T03:27:00Z"/>
          <w:rFonts w:ascii="Times New Roman" w:hAnsi="Times New Roman" w:cs="Times New Roman"/>
          <w:szCs w:val="28"/>
        </w:rPr>
      </w:pPr>
    </w:p>
    <w:p w14:paraId="31403D52" w14:textId="7CF065BB" w:rsidR="00A61A2D" w:rsidRPr="0007172F" w:rsidDel="004A766C" w:rsidRDefault="00A61A2D" w:rsidP="002C4958">
      <w:pPr>
        <w:spacing w:line="360" w:lineRule="auto"/>
        <w:jc w:val="both"/>
        <w:rPr>
          <w:del w:id="472" w:author="Joy Prokash Debnath" w:date="2024-06-13T09:02:00Z" w16du:dateUtc="2024-06-13T03:02:00Z"/>
          <w:rFonts w:ascii="Times New Roman" w:hAnsi="Times New Roman" w:cs="Times New Roman"/>
          <w:b/>
          <w:bCs/>
          <w:szCs w:val="28"/>
        </w:rPr>
      </w:pPr>
      <w:del w:id="473" w:author="Joy Prokash Debnath" w:date="2024-06-13T09:02:00Z" w16du:dateUtc="2024-06-13T03:02:00Z">
        <w:r w:rsidRPr="0007172F" w:rsidDel="004A766C">
          <w:rPr>
            <w:rFonts w:ascii="Times New Roman" w:hAnsi="Times New Roman" w:cs="Times New Roman"/>
            <w:b/>
            <w:bCs/>
            <w:szCs w:val="28"/>
          </w:rPr>
          <w:delText>2.7 Probable Drug Prediction</w:delText>
        </w:r>
      </w:del>
    </w:p>
    <w:p w14:paraId="56C1E465" w14:textId="2580B9DA" w:rsidR="0039631C" w:rsidRPr="00A61A2D" w:rsidDel="004A766C" w:rsidRDefault="002C50F6" w:rsidP="002C4958">
      <w:pPr>
        <w:spacing w:line="360" w:lineRule="auto"/>
        <w:jc w:val="both"/>
        <w:rPr>
          <w:del w:id="474" w:author="Joy Prokash Debnath" w:date="2024-06-13T09:02:00Z" w16du:dateUtc="2024-06-13T03:02:00Z"/>
          <w:rFonts w:ascii="Times New Roman" w:hAnsi="Times New Roman" w:cs="Times New Roman"/>
          <w:szCs w:val="28"/>
        </w:rPr>
      </w:pPr>
      <w:del w:id="475" w:author="Joy Prokash Debnath" w:date="2024-06-13T09:02:00Z" w16du:dateUtc="2024-06-13T03:02:00Z">
        <w:r w:rsidRPr="002C50F6" w:rsidDel="004A766C">
          <w:rPr>
            <w:rFonts w:ascii="Times New Roman" w:hAnsi="Times New Roman" w:cs="Times New Roman"/>
            <w:szCs w:val="28"/>
          </w:rPr>
          <w:delText xml:space="preserve">To investigate pharmacological agents targeting </w:delText>
        </w:r>
      </w:del>
      <w:del w:id="476" w:author="Joy Prokash Debnath" w:date="2024-06-13T09:00:00Z" w16du:dateUtc="2024-06-13T03:00:00Z">
        <w:r w:rsidR="003D3F58" w:rsidDel="004A766C">
          <w:rPr>
            <w:rFonts w:ascii="Times New Roman" w:hAnsi="Times New Roman" w:cs="Times New Roman"/>
            <w:szCs w:val="28"/>
          </w:rPr>
          <w:delText>1</w:delText>
        </w:r>
        <w:r w:rsidR="00E76D13" w:rsidDel="004A766C">
          <w:rPr>
            <w:rFonts w:ascii="Times New Roman" w:hAnsi="Times New Roman" w:cs="Times New Roman"/>
            <w:szCs w:val="28"/>
          </w:rPr>
          <w:delText>3</w:delText>
        </w:r>
        <w:r w:rsidR="00892854" w:rsidDel="004A766C">
          <w:rPr>
            <w:rFonts w:ascii="Times New Roman" w:hAnsi="Times New Roman" w:cs="Times New Roman"/>
            <w:szCs w:val="28"/>
          </w:rPr>
          <w:delText xml:space="preserve"> </w:delText>
        </w:r>
      </w:del>
      <w:del w:id="477" w:author="Joy Prokash Debnath" w:date="2024-06-13T09:02:00Z" w16du:dateUtc="2024-06-13T03:02:00Z">
        <w:r w:rsidRPr="002C50F6" w:rsidDel="004A766C">
          <w:rPr>
            <w:rFonts w:ascii="Times New Roman" w:hAnsi="Times New Roman" w:cs="Times New Roman"/>
            <w:szCs w:val="28"/>
          </w:rPr>
          <w:delText xml:space="preserve">key genes, the Drug Signatures database (DSigDB) in Enrichr was </w:delText>
        </w:r>
        <w:r w:rsidR="000573E4" w:rsidDel="004A766C">
          <w:rPr>
            <w:rFonts w:ascii="Times New Roman" w:hAnsi="Times New Roman" w:cs="Times New Roman"/>
            <w:szCs w:val="28"/>
          </w:rPr>
          <w:delText>utilized to find out the top 10</w:delText>
        </w:r>
        <w:r w:rsidR="003B5D21" w:rsidDel="004A766C">
          <w:rPr>
            <w:rFonts w:ascii="Times New Roman" w:hAnsi="Times New Roman" w:cs="Times New Roman"/>
            <w:szCs w:val="28"/>
          </w:rPr>
          <w:delText xml:space="preserve"> candidate drugs (</w:delText>
        </w:r>
        <w:r w:rsidRPr="002C50F6" w:rsidDel="004A766C">
          <w:rPr>
            <w:rFonts w:ascii="Times New Roman" w:hAnsi="Times New Roman" w:cs="Times New Roman"/>
            <w:szCs w:val="28"/>
          </w:rPr>
          <w:delText>p-value</w:delText>
        </w:r>
        <w:r w:rsidR="0077717D" w:rsidDel="004A766C">
          <w:rPr>
            <w:rFonts w:ascii="Times New Roman" w:hAnsi="Times New Roman" w:cs="Times New Roman"/>
            <w:szCs w:val="28"/>
          </w:rPr>
          <w:delText>&lt;</w:delText>
        </w:r>
        <w:r w:rsidRPr="002C50F6" w:rsidDel="004A766C">
          <w:rPr>
            <w:rFonts w:ascii="Times New Roman" w:hAnsi="Times New Roman" w:cs="Times New Roman"/>
            <w:szCs w:val="28"/>
          </w:rPr>
          <w:delText>0.05 and combined score</w:delText>
        </w:r>
        <w:r w:rsidR="0077717D" w:rsidDel="004A766C">
          <w:rPr>
            <w:rFonts w:ascii="Times New Roman" w:hAnsi="Times New Roman" w:cs="Times New Roman"/>
            <w:szCs w:val="28"/>
          </w:rPr>
          <w:delText>&gt;</w:delText>
        </w:r>
        <w:r w:rsidRPr="002C50F6" w:rsidDel="004A766C">
          <w:rPr>
            <w:rFonts w:ascii="Times New Roman" w:hAnsi="Times New Roman" w:cs="Times New Roman"/>
            <w:szCs w:val="28"/>
          </w:rPr>
          <w:delText>100</w:delText>
        </w:r>
        <w:r w:rsidR="003B5D21" w:rsidDel="004A766C">
          <w:rPr>
            <w:rFonts w:ascii="Times New Roman" w:hAnsi="Times New Roman" w:cs="Times New Roman"/>
            <w:szCs w:val="28"/>
          </w:rPr>
          <w:delText>)</w:delText>
        </w:r>
        <w:r w:rsidR="00AF0409" w:rsidDel="004A766C">
          <w:rPr>
            <w:rFonts w:ascii="Times New Roman" w:hAnsi="Times New Roman" w:cs="Times New Roman"/>
            <w:szCs w:val="28"/>
          </w:rPr>
          <w:delText>, in accordance with</w:delText>
        </w:r>
      </w:del>
      <w:ins w:id="478" w:author="Saifuddin Sarker" w:date="2024-06-09T14:20:00Z" w16du:dateUtc="2024-06-09T08:20:00Z">
        <w:del w:id="479" w:author="Joy Prokash Debnath" w:date="2024-06-13T09:02:00Z" w16du:dateUtc="2024-06-13T03:02:00Z">
          <w:r w:rsidR="009E53A0" w:rsidDel="004A766C">
            <w:rPr>
              <w:rFonts w:ascii="Times New Roman" w:hAnsi="Times New Roman" w:cs="Times New Roman"/>
              <w:szCs w:val="28"/>
            </w:rPr>
            <w:delText>in accordance with</w:delText>
          </w:r>
        </w:del>
      </w:ins>
      <w:del w:id="480" w:author="Joy Prokash Debnath" w:date="2024-06-13T09:02:00Z" w16du:dateUtc="2024-06-13T03:02:00Z">
        <w:r w:rsidR="00AF0409" w:rsidDel="004A766C">
          <w:rPr>
            <w:rFonts w:ascii="Times New Roman" w:hAnsi="Times New Roman" w:cs="Times New Roman"/>
            <w:szCs w:val="28"/>
          </w:rPr>
          <w:delText xml:space="preserve"> </w:delText>
        </w:r>
      </w:del>
      <w:ins w:id="481" w:author="Saifuddin Sarker" w:date="2024-06-09T14:19:00Z" w16du:dateUtc="2024-06-09T08:19:00Z">
        <w:del w:id="482" w:author="Joy Prokash Debnath" w:date="2024-06-13T09:02:00Z" w16du:dateUtc="2024-06-13T03:02:00Z">
          <w:r w:rsidR="006F311C" w:rsidDel="004A766C">
            <w:rPr>
              <w:rFonts w:ascii="Times New Roman" w:hAnsi="Times New Roman" w:cs="Times New Roman"/>
              <w:szCs w:val="28"/>
            </w:rPr>
            <w:delText xml:space="preserve"> </w:delText>
          </w:r>
        </w:del>
      </w:ins>
      <w:del w:id="483" w:author="Joy Prokash Debnath" w:date="2024-06-13T09:02:00Z" w16du:dateUtc="2024-06-13T03:02:00Z">
        <w:r w:rsidR="001E3815" w:rsidDel="004A766C">
          <w:rPr>
            <w:rFonts w:ascii="Times New Roman" w:hAnsi="Times New Roman" w:cs="Times New Roman"/>
            <w:szCs w:val="28"/>
          </w:rPr>
          <w:delText xml:space="preserve">Cai </w:delText>
        </w:r>
        <w:r w:rsidR="001E3815" w:rsidRPr="00D97D6D" w:rsidDel="004A766C">
          <w:rPr>
            <w:rFonts w:ascii="Times New Roman" w:hAnsi="Times New Roman" w:cs="Times New Roman"/>
            <w:i/>
            <w:iCs/>
            <w:szCs w:val="28"/>
          </w:rPr>
          <w:delText>et al</w:delText>
        </w:r>
        <w:r w:rsidR="001E3815" w:rsidDel="004A766C">
          <w:rPr>
            <w:rFonts w:ascii="Times New Roman" w:hAnsi="Times New Roman" w:cs="Times New Roman"/>
            <w:szCs w:val="28"/>
          </w:rPr>
          <w:delText>.</w:delText>
        </w:r>
        <w:r w:rsidR="00AA125A" w:rsidDel="004A766C">
          <w:rPr>
            <w:rFonts w:ascii="Times New Roman" w:hAnsi="Times New Roman" w:cs="Times New Roman"/>
            <w:szCs w:val="28"/>
          </w:rPr>
          <w:delText xml:space="preserve"> </w:delText>
        </w:r>
        <w:r w:rsidR="00D95A42" w:rsidDel="004A766C">
          <w:rPr>
            <w:rFonts w:ascii="Times New Roman" w:hAnsi="Times New Roman" w:cs="Times New Roman"/>
            <w:szCs w:val="28"/>
          </w:rPr>
          <w:delText>ref:</w:delText>
        </w:r>
        <w:r w:rsidR="00AA125A" w:rsidRPr="00D97D6D" w:rsidDel="004A766C">
          <w:rPr>
            <w:rFonts w:ascii="Times New Roman" w:hAnsi="Times New Roman" w:cs="Times New Roman"/>
            <w:szCs w:val="28"/>
            <w:highlight w:val="yellow"/>
          </w:rPr>
          <w:delText>10.1021/acsomega.3c07687</w:delText>
        </w:r>
        <w:r w:rsidRPr="002C50F6" w:rsidDel="004A766C">
          <w:rPr>
            <w:rFonts w:ascii="Times New Roman" w:hAnsi="Times New Roman" w:cs="Times New Roman"/>
            <w:szCs w:val="28"/>
          </w:rPr>
          <w:delText xml:space="preserve">. </w:delText>
        </w:r>
      </w:del>
      <w:ins w:id="484" w:author="Saifuddin Sarker" w:date="2024-06-09T14:18:00Z" w16du:dateUtc="2024-06-09T08:18:00Z">
        <w:del w:id="485" w:author="Joy Prokash Debnath" w:date="2024-06-13T09:02:00Z" w16du:dateUtc="2024-06-13T03:02:00Z">
          <w:r w:rsidR="006F311C" w:rsidDel="004A766C">
            <w:rPr>
              <w:rFonts w:ascii="Times New Roman" w:hAnsi="Times New Roman" w:cs="Times New Roman"/>
              <w:szCs w:val="28"/>
            </w:rPr>
            <w:delText>Outcomes</w:delText>
          </w:r>
        </w:del>
      </w:ins>
      <w:del w:id="486" w:author="Joy Prokash Debnath" w:date="2024-06-13T09:02:00Z" w16du:dateUtc="2024-06-13T03:02:00Z">
        <w:r w:rsidRPr="002C50F6" w:rsidDel="004A766C">
          <w:rPr>
            <w:rFonts w:ascii="Times New Roman" w:hAnsi="Times New Roman" w:cs="Times New Roman"/>
            <w:szCs w:val="28"/>
          </w:rPr>
          <w:delText>Results were visualized with a bar plot using the “ggplot2” package in R.</w:delText>
        </w:r>
      </w:del>
    </w:p>
    <w:p w14:paraId="14A72EB8" w14:textId="77777777" w:rsidR="00A61A2D" w:rsidRPr="00BD3A6E" w:rsidRDefault="00A61A2D" w:rsidP="002C4958">
      <w:pPr>
        <w:spacing w:line="360" w:lineRule="auto"/>
        <w:jc w:val="both"/>
        <w:rPr>
          <w:rFonts w:ascii="Times New Roman" w:hAnsi="Times New Roman" w:cs="Times New Roman"/>
          <w:b/>
          <w:bCs/>
          <w:sz w:val="28"/>
          <w:szCs w:val="32"/>
        </w:rPr>
      </w:pPr>
      <w:r w:rsidRPr="00BD3A6E">
        <w:rPr>
          <w:rFonts w:ascii="Times New Roman" w:hAnsi="Times New Roman" w:cs="Times New Roman"/>
          <w:b/>
          <w:bCs/>
          <w:sz w:val="28"/>
          <w:szCs w:val="32"/>
        </w:rPr>
        <w:t>RESULT</w:t>
      </w:r>
    </w:p>
    <w:p w14:paraId="62499E38" w14:textId="5313303B" w:rsidR="00A61A2D" w:rsidRPr="00E0595A" w:rsidRDefault="00A61A2D" w:rsidP="00A61A2D">
      <w:pPr>
        <w:spacing w:line="360" w:lineRule="auto"/>
        <w:jc w:val="both"/>
        <w:rPr>
          <w:rFonts w:ascii="Times New Roman" w:hAnsi="Times New Roman" w:cs="Times New Roman"/>
          <w:b/>
          <w:bCs/>
          <w:szCs w:val="28"/>
        </w:rPr>
      </w:pPr>
      <w:r w:rsidRPr="00BD3A6E">
        <w:rPr>
          <w:rFonts w:ascii="Times New Roman" w:hAnsi="Times New Roman" w:cs="Times New Roman"/>
          <w:b/>
          <w:bCs/>
          <w:szCs w:val="28"/>
        </w:rPr>
        <w:lastRenderedPageBreak/>
        <w:t>3.1 Retrieval, Processing, and Normalization of Datasets</w:t>
      </w:r>
    </w:p>
    <w:p w14:paraId="3D47AE39" w14:textId="083A5357" w:rsidR="00A61A2D" w:rsidRPr="00A61A2D" w:rsidDel="0059479A" w:rsidRDefault="00A61A2D" w:rsidP="00A61A2D">
      <w:pPr>
        <w:spacing w:line="360" w:lineRule="auto"/>
        <w:jc w:val="both"/>
        <w:rPr>
          <w:del w:id="487" w:author="Saifuddin Sarker" w:date="2024-06-09T14:22:00Z" w16du:dateUtc="2024-06-09T08:22:00Z"/>
          <w:rFonts w:ascii="Times New Roman" w:hAnsi="Times New Roman" w:cs="Times New Roman"/>
          <w:szCs w:val="28"/>
        </w:rPr>
      </w:pPr>
      <w:r w:rsidRPr="00A61A2D">
        <w:rPr>
          <w:rFonts w:ascii="Times New Roman" w:hAnsi="Times New Roman" w:cs="Times New Roman"/>
          <w:szCs w:val="28"/>
        </w:rPr>
        <w:t>A total of three datasets</w:t>
      </w:r>
      <w:del w:id="488" w:author="Joy Prokash Debnath" w:date="2024-06-13T09:28:00Z" w16du:dateUtc="2024-06-13T03:28:00Z">
        <w:r w:rsidRPr="00A61A2D" w:rsidDel="002C4958">
          <w:rPr>
            <w:rFonts w:ascii="Times New Roman" w:hAnsi="Times New Roman" w:cs="Times New Roman"/>
            <w:szCs w:val="28"/>
          </w:rPr>
          <w:delText xml:space="preserve"> (Table 1)</w:delText>
        </w:r>
      </w:del>
      <w:r w:rsidRPr="00A61A2D">
        <w:rPr>
          <w:rFonts w:ascii="Times New Roman" w:hAnsi="Times New Roman" w:cs="Times New Roman"/>
          <w:szCs w:val="28"/>
        </w:rPr>
        <w:t>, comprising two microarray datasets</w:t>
      </w:r>
      <w:ins w:id="489" w:author="Saifuddin Sarker" w:date="2024-06-09T14:21:00Z" w16du:dateUtc="2024-06-09T08:21:00Z">
        <w:del w:id="490" w:author="Joy Prokash Debnath" w:date="2024-06-13T09:30:00Z" w16du:dateUtc="2024-06-13T03:30:00Z">
          <w:r w:rsidR="00B729A5" w:rsidDel="00EC0A54">
            <w:rPr>
              <w:rFonts w:ascii="Times New Roman" w:hAnsi="Times New Roman" w:cs="Times New Roman"/>
              <w:szCs w:val="28"/>
            </w:rPr>
            <w:delText>,</w:delText>
          </w:r>
        </w:del>
      </w:ins>
      <w:ins w:id="491" w:author="Joy Prokash Debnath" w:date="2024-06-13T09:30:00Z" w16du:dateUtc="2024-06-13T03:30:00Z">
        <w:r w:rsidR="00EC0A54">
          <w:rPr>
            <w:rFonts w:ascii="Times New Roman" w:hAnsi="Times New Roman" w:cs="Times New Roman"/>
            <w:szCs w:val="28"/>
          </w:rPr>
          <w:t xml:space="preserve"> </w:t>
        </w:r>
      </w:ins>
      <w:del w:id="492" w:author="Joy Prokash Debnath" w:date="2024-06-13T09:30:00Z" w16du:dateUtc="2024-06-13T03:30:00Z">
        <w:r w:rsidRPr="00A61A2D" w:rsidDel="00EC0A54">
          <w:rPr>
            <w:rFonts w:ascii="Times New Roman" w:hAnsi="Times New Roman" w:cs="Times New Roman"/>
            <w:szCs w:val="28"/>
          </w:rPr>
          <w:delText xml:space="preserve"> </w:delText>
        </w:r>
      </w:del>
      <w:r w:rsidRPr="00A61A2D">
        <w:rPr>
          <w:rFonts w:ascii="Times New Roman" w:hAnsi="Times New Roman" w:cs="Times New Roman"/>
          <w:szCs w:val="28"/>
        </w:rPr>
        <w:t>(</w:t>
      </w:r>
      <w:ins w:id="493" w:author="Joy Prokash Debnath" w:date="2024-06-13T09:29:00Z" w16du:dateUtc="2024-06-13T03:29:00Z">
        <w:r w:rsidR="002C4958" w:rsidRPr="00A61A2D">
          <w:rPr>
            <w:rFonts w:ascii="Times New Roman" w:hAnsi="Times New Roman" w:cs="Times New Roman"/>
            <w:szCs w:val="28"/>
          </w:rPr>
          <w:t>GSE11234</w:t>
        </w:r>
        <w:r w:rsidR="002C4958">
          <w:rPr>
            <w:rFonts w:ascii="Times New Roman" w:hAnsi="Times New Roman" w:cs="Times New Roman"/>
            <w:szCs w:val="28"/>
          </w:rPr>
          <w:t>-GPL6762</w:t>
        </w:r>
        <w:r w:rsidR="002C4958">
          <w:rPr>
            <w:rFonts w:ascii="Times New Roman" w:hAnsi="Times New Roman" w:cs="Times New Roman"/>
            <w:szCs w:val="28"/>
          </w:rPr>
          <w:t xml:space="preserve"> </w:t>
        </w:r>
        <w:r w:rsidR="002C4958" w:rsidRPr="00A61A2D">
          <w:rPr>
            <w:rFonts w:ascii="Times New Roman" w:hAnsi="Times New Roman" w:cs="Times New Roman"/>
            <w:szCs w:val="28"/>
          </w:rPr>
          <w:t xml:space="preserve">and </w:t>
        </w:r>
      </w:ins>
      <w:r w:rsidRPr="00A61A2D">
        <w:rPr>
          <w:rFonts w:ascii="Times New Roman" w:hAnsi="Times New Roman" w:cs="Times New Roman"/>
          <w:szCs w:val="28"/>
        </w:rPr>
        <w:t>GSE24125</w:t>
      </w:r>
      <w:ins w:id="494" w:author="Joy Prokash Debnath" w:date="2024-06-13T09:29:00Z" w16du:dateUtc="2024-06-13T03:29:00Z">
        <w:r w:rsidR="002C4958">
          <w:rPr>
            <w:rFonts w:ascii="Times New Roman" w:hAnsi="Times New Roman" w:cs="Times New Roman"/>
            <w:szCs w:val="28"/>
          </w:rPr>
          <w:t>-GPL10912</w:t>
        </w:r>
      </w:ins>
      <w:ins w:id="495" w:author="Saifuddin Sarker" w:date="2024-06-09T14:21:00Z" w16du:dateUtc="2024-06-09T08:21:00Z">
        <w:del w:id="496" w:author="Joy Prokash Debnath" w:date="2024-06-13T09:29:00Z" w16du:dateUtc="2024-06-13T03:29:00Z">
          <w:r w:rsidR="00B729A5" w:rsidDel="002C4958">
            <w:rPr>
              <w:rFonts w:ascii="Times New Roman" w:hAnsi="Times New Roman" w:cs="Times New Roman"/>
              <w:szCs w:val="28"/>
            </w:rPr>
            <w:delText>)</w:delText>
          </w:r>
        </w:del>
      </w:ins>
      <w:del w:id="497" w:author="Saifuddin Sarker" w:date="2024-06-09T14:21:00Z" w16du:dateUtc="2024-06-09T08:21:00Z">
        <w:r w:rsidRPr="00A61A2D" w:rsidDel="00B729A5">
          <w:rPr>
            <w:rFonts w:ascii="Times New Roman" w:hAnsi="Times New Roman" w:cs="Times New Roman"/>
            <w:szCs w:val="28"/>
          </w:rPr>
          <w:delText>[3]</w:delText>
        </w:r>
      </w:del>
      <w:del w:id="498" w:author="Joy Prokash Debnath" w:date="2024-06-13T09:29:00Z" w16du:dateUtc="2024-06-13T03:29:00Z">
        <w:r w:rsidRPr="00A61A2D" w:rsidDel="002C4958">
          <w:rPr>
            <w:rFonts w:ascii="Times New Roman" w:hAnsi="Times New Roman" w:cs="Times New Roman"/>
            <w:szCs w:val="28"/>
          </w:rPr>
          <w:delText xml:space="preserve"> and GSE11234</w:delText>
        </w:r>
      </w:del>
      <w:del w:id="499" w:author="Saifuddin Sarker" w:date="2024-06-09T14:21:00Z" w16du:dateUtc="2024-06-09T08:21:00Z">
        <w:r w:rsidRPr="00A61A2D" w:rsidDel="00B729A5">
          <w:rPr>
            <w:rFonts w:ascii="Times New Roman" w:hAnsi="Times New Roman" w:cs="Times New Roman"/>
            <w:szCs w:val="28"/>
          </w:rPr>
          <w:delText>[4]</w:delText>
        </w:r>
      </w:del>
      <w:r w:rsidRPr="00A61A2D">
        <w:rPr>
          <w:rFonts w:ascii="Times New Roman" w:hAnsi="Times New Roman" w:cs="Times New Roman"/>
          <w:szCs w:val="28"/>
        </w:rPr>
        <w:t xml:space="preserve">) and </w:t>
      </w:r>
      <w:ins w:id="500" w:author="Joy Prokash Debnath" w:date="2024-06-13T09:30:00Z" w16du:dateUtc="2024-06-13T03:30:00Z">
        <w:r w:rsidR="00EC0A54">
          <w:rPr>
            <w:rFonts w:ascii="Times New Roman" w:hAnsi="Times New Roman" w:cs="Times New Roman"/>
            <w:szCs w:val="28"/>
          </w:rPr>
          <w:t>one</w:t>
        </w:r>
      </w:ins>
      <w:del w:id="501" w:author="Joy Prokash Debnath" w:date="2024-06-13T09:30:00Z" w16du:dateUtc="2024-06-13T03:30:00Z">
        <w:r w:rsidRPr="00A61A2D" w:rsidDel="00EC0A54">
          <w:rPr>
            <w:rFonts w:ascii="Times New Roman" w:hAnsi="Times New Roman" w:cs="Times New Roman"/>
            <w:szCs w:val="28"/>
          </w:rPr>
          <w:delText>one</w:delText>
        </w:r>
      </w:del>
      <w:r w:rsidRPr="00A61A2D">
        <w:rPr>
          <w:rFonts w:ascii="Times New Roman" w:hAnsi="Times New Roman" w:cs="Times New Roman"/>
          <w:szCs w:val="28"/>
        </w:rPr>
        <w:t xml:space="preserve"> RNA-Seq dataset</w:t>
      </w:r>
      <w:ins w:id="502" w:author="Saifuddin Sarker" w:date="2024-06-09T14:21:00Z" w16du:dateUtc="2024-06-09T08:21:00Z">
        <w:del w:id="503" w:author="Joy Prokash Debnath" w:date="2024-06-13T09:30:00Z" w16du:dateUtc="2024-06-13T03:30:00Z">
          <w:r w:rsidR="00B729A5" w:rsidDel="00EC0A54">
            <w:rPr>
              <w:rFonts w:ascii="Times New Roman" w:hAnsi="Times New Roman" w:cs="Times New Roman"/>
              <w:szCs w:val="28"/>
            </w:rPr>
            <w:delText>,</w:delText>
          </w:r>
        </w:del>
      </w:ins>
      <w:r w:rsidRPr="00A61A2D">
        <w:rPr>
          <w:rFonts w:ascii="Times New Roman" w:hAnsi="Times New Roman" w:cs="Times New Roman"/>
          <w:szCs w:val="28"/>
        </w:rPr>
        <w:t xml:space="preserve"> (GSE219036</w:t>
      </w:r>
      <w:del w:id="504" w:author="Saifuddin Sarker" w:date="2024-06-09T14:21:00Z" w16du:dateUtc="2024-06-09T08:21:00Z">
        <w:r w:rsidRPr="00A61A2D" w:rsidDel="00B729A5">
          <w:rPr>
            <w:rFonts w:ascii="Times New Roman" w:hAnsi="Times New Roman" w:cs="Times New Roman"/>
            <w:szCs w:val="28"/>
          </w:rPr>
          <w:delText>[5]</w:delText>
        </w:r>
      </w:del>
      <w:r w:rsidRPr="00A61A2D">
        <w:rPr>
          <w:rFonts w:ascii="Times New Roman" w:hAnsi="Times New Roman" w:cs="Times New Roman"/>
          <w:szCs w:val="28"/>
        </w:rPr>
        <w:t xml:space="preserve">) were retrieved from </w:t>
      </w:r>
      <w:r w:rsidR="003A2C5F">
        <w:rPr>
          <w:rFonts w:ascii="Times New Roman" w:hAnsi="Times New Roman" w:cs="Times New Roman"/>
          <w:szCs w:val="28"/>
        </w:rPr>
        <w:t xml:space="preserve">the </w:t>
      </w:r>
      <w:r w:rsidRPr="00A61A2D">
        <w:rPr>
          <w:rFonts w:ascii="Times New Roman" w:hAnsi="Times New Roman" w:cs="Times New Roman"/>
          <w:szCs w:val="28"/>
        </w:rPr>
        <w:t>GEO database to follow up further analysis. Microarray datasets belong to Zaire clade infections of two different timelines (2008 and 2011) in Dermal Fibroblast, Monocyte</w:t>
      </w:r>
      <w:ins w:id="505" w:author="Joy Prokash Debnath" w:date="2024-06-13T09:32:00Z" w16du:dateUtc="2024-06-13T03:32:00Z">
        <w:r w:rsidR="00EC0A54">
          <w:rPr>
            <w:rFonts w:ascii="Times New Roman" w:hAnsi="Times New Roman" w:cs="Times New Roman"/>
            <w:szCs w:val="28"/>
          </w:rPr>
          <w:t xml:space="preserve"> and </w:t>
        </w:r>
      </w:ins>
      <w:del w:id="506" w:author="Joy Prokash Debnath" w:date="2024-06-13T09:32:00Z" w16du:dateUtc="2024-06-13T03:32:00Z">
        <w:r w:rsidRPr="00A61A2D" w:rsidDel="00EC0A54">
          <w:rPr>
            <w:rFonts w:ascii="Times New Roman" w:hAnsi="Times New Roman" w:cs="Times New Roman"/>
            <w:szCs w:val="28"/>
          </w:rPr>
          <w:delText xml:space="preserve">, </w:delText>
        </w:r>
      </w:del>
      <w:r w:rsidRPr="00A61A2D">
        <w:rPr>
          <w:rFonts w:ascii="Times New Roman" w:hAnsi="Times New Roman" w:cs="Times New Roman"/>
          <w:szCs w:val="28"/>
        </w:rPr>
        <w:t>Macrophage</w:t>
      </w:r>
      <w:del w:id="507" w:author="Joy Prokash Debnath" w:date="2024-06-13T09:32:00Z" w16du:dateUtc="2024-06-13T03:32:00Z">
        <w:r w:rsidRPr="00A61A2D" w:rsidDel="00EC0A54">
          <w:rPr>
            <w:rFonts w:ascii="Times New Roman" w:hAnsi="Times New Roman" w:cs="Times New Roman"/>
            <w:szCs w:val="28"/>
          </w:rPr>
          <w:delText>, and Hela cell lines,</w:delText>
        </w:r>
      </w:del>
      <w:r w:rsidRPr="00A61A2D">
        <w:rPr>
          <w:rFonts w:ascii="Times New Roman" w:hAnsi="Times New Roman" w:cs="Times New Roman"/>
          <w:szCs w:val="28"/>
        </w:rPr>
        <w:t xml:space="preserve"> while </w:t>
      </w:r>
      <w:r w:rsidR="003A2C5F">
        <w:rPr>
          <w:rFonts w:ascii="Times New Roman" w:hAnsi="Times New Roman" w:cs="Times New Roman"/>
          <w:szCs w:val="28"/>
        </w:rPr>
        <w:t xml:space="preserve">the </w:t>
      </w:r>
      <w:r w:rsidRPr="00A61A2D">
        <w:rPr>
          <w:rFonts w:ascii="Times New Roman" w:hAnsi="Times New Roman" w:cs="Times New Roman"/>
          <w:szCs w:val="28"/>
        </w:rPr>
        <w:t xml:space="preserve">RNA-Seq dataset represents infected cell models of keratinocytes and colon organoids by MPXV clade I, IIa, and IIb. </w:t>
      </w:r>
    </w:p>
    <w:p w14:paraId="7A37961F" w14:textId="585E53E6"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 xml:space="preserve">Pre-processing with quantile normalization and geometric mean scaling factor ensured cleaner, more reliable datasets, minimizing technical errors. Principal component analysis (PCA) </w:t>
      </w:r>
      <w:del w:id="508" w:author="Joy Prokash Debnath" w:date="2024-06-13T09:33:00Z" w16du:dateUtc="2024-06-13T03:33:00Z">
        <w:r w:rsidRPr="00A61A2D" w:rsidDel="00EC0A54">
          <w:rPr>
            <w:rFonts w:ascii="Times New Roman" w:hAnsi="Times New Roman" w:cs="Times New Roman"/>
            <w:szCs w:val="28"/>
          </w:rPr>
          <w:delText xml:space="preserve">and Boxplots </w:delText>
        </w:r>
        <w:r w:rsidR="002363DF" w:rsidDel="00EC0A54">
          <w:rPr>
            <w:rFonts w:ascii="Times New Roman" w:hAnsi="Times New Roman" w:cs="Times New Roman"/>
            <w:szCs w:val="28"/>
          </w:rPr>
          <w:delText>illustrate</w:delText>
        </w:r>
        <w:r w:rsidR="002363DF" w:rsidRPr="00A61A2D" w:rsidDel="00EC0A54">
          <w:rPr>
            <w:rFonts w:ascii="Times New Roman" w:hAnsi="Times New Roman" w:cs="Times New Roman"/>
            <w:szCs w:val="28"/>
          </w:rPr>
          <w:delText xml:space="preserve"> </w:delText>
        </w:r>
        <w:r w:rsidR="002363DF" w:rsidDel="00EC0A54">
          <w:rPr>
            <w:rFonts w:ascii="Times New Roman" w:hAnsi="Times New Roman" w:cs="Times New Roman"/>
            <w:szCs w:val="28"/>
          </w:rPr>
          <w:delText>sample</w:delText>
        </w:r>
        <w:r w:rsidR="002363DF" w:rsidRPr="00A61A2D" w:rsidDel="00EC0A54">
          <w:rPr>
            <w:rFonts w:ascii="Times New Roman" w:hAnsi="Times New Roman" w:cs="Times New Roman"/>
            <w:szCs w:val="28"/>
          </w:rPr>
          <w:delText xml:space="preserve"> </w:delText>
        </w:r>
        <w:r w:rsidRPr="00A61A2D" w:rsidDel="00EC0A54">
          <w:rPr>
            <w:rFonts w:ascii="Times New Roman" w:hAnsi="Times New Roman" w:cs="Times New Roman"/>
            <w:szCs w:val="28"/>
          </w:rPr>
          <w:delText xml:space="preserve">distributions, </w:delText>
        </w:r>
      </w:del>
      <w:r w:rsidRPr="00A61A2D">
        <w:rPr>
          <w:rFonts w:ascii="Times New Roman" w:hAnsi="Times New Roman" w:cs="Times New Roman"/>
          <w:szCs w:val="28"/>
        </w:rPr>
        <w:t>demonstrating reduced unwanted variations and enhanced comparability of expression levels [</w:t>
      </w:r>
      <w:r w:rsidRPr="00311684">
        <w:rPr>
          <w:rFonts w:ascii="Times New Roman" w:hAnsi="Times New Roman" w:cs="Times New Roman"/>
          <w:b/>
          <w:bCs/>
          <w:szCs w:val="28"/>
          <w:rPrChange w:id="509" w:author="Saifuddin Sarker" w:date="2024-06-08T22:42:00Z" w16du:dateUtc="2024-06-08T16:42:00Z">
            <w:rPr>
              <w:rFonts w:ascii="Times New Roman" w:hAnsi="Times New Roman" w:cs="Times New Roman"/>
              <w:szCs w:val="28"/>
            </w:rPr>
          </w:rPrChange>
        </w:rPr>
        <w:t>Figure-1 A</w:t>
      </w:r>
      <w:r w:rsidRPr="00A61A2D">
        <w:rPr>
          <w:rFonts w:ascii="Times New Roman" w:hAnsi="Times New Roman" w:cs="Times New Roman"/>
          <w:szCs w:val="28"/>
        </w:rPr>
        <w:t xml:space="preserve">]. </w:t>
      </w:r>
    </w:p>
    <w:p w14:paraId="78711497" w14:textId="3CE9594C" w:rsidR="00A61A2D" w:rsidRPr="00A61A2D" w:rsidDel="002223DA" w:rsidRDefault="00A61A2D" w:rsidP="00A61A2D">
      <w:pPr>
        <w:spacing w:line="360" w:lineRule="auto"/>
        <w:jc w:val="both"/>
        <w:rPr>
          <w:del w:id="510" w:author="Saifuddin Sarker" w:date="2024-06-08T22:08:00Z" w16du:dateUtc="2024-06-08T16:08:00Z"/>
          <w:rFonts w:ascii="Times New Roman" w:hAnsi="Times New Roman" w:cs="Times New Roman"/>
          <w:szCs w:val="28"/>
        </w:rPr>
      </w:pPr>
      <w:del w:id="511" w:author="Saifuddin Sarker" w:date="2024-06-08T22:08:00Z" w16du:dateUtc="2024-06-08T16:08:00Z">
        <w:r w:rsidRPr="0007172F" w:rsidDel="002223DA">
          <w:rPr>
            <w:rFonts w:ascii="Times New Roman" w:hAnsi="Times New Roman" w:cs="Times New Roman"/>
            <w:szCs w:val="28"/>
            <w:highlight w:val="yellow"/>
          </w:rPr>
          <w:delText>Box plots demonstrate unwanted variation between groups and brought the expression levels to a more comparable scale. On the other hand, PCA suggests that samples from the same treatment cluster together. In keratinocyte cell lines, samples infected by Clade IIb are distinctly positioned from those infected by Clade I and Clade IIa, indicating unique gene expression patterns. In colon organoids, PCA indicates that Clade I-infected samples exhibit significantly different gene expression profiles compared to other groups, while Clade IIb samples are closely aligned with the Mock-infected cluster, suggesting no significant differential expression in 2022 MPXV-infected samples. – could be placed in the Discussion and/or in the figure caption</w:delText>
        </w:r>
      </w:del>
    </w:p>
    <w:p w14:paraId="5D002868" w14:textId="77777777" w:rsidR="00A61A2D" w:rsidRPr="00E0595A" w:rsidRDefault="00A61A2D" w:rsidP="00A61A2D">
      <w:pPr>
        <w:spacing w:line="360" w:lineRule="auto"/>
        <w:jc w:val="both"/>
        <w:rPr>
          <w:rFonts w:ascii="Times New Roman" w:hAnsi="Times New Roman" w:cs="Times New Roman"/>
          <w:b/>
          <w:bCs/>
          <w:szCs w:val="28"/>
        </w:rPr>
      </w:pPr>
      <w:r w:rsidRPr="00E0595A">
        <w:rPr>
          <w:rFonts w:ascii="Times New Roman" w:hAnsi="Times New Roman" w:cs="Times New Roman"/>
          <w:b/>
          <w:bCs/>
          <w:szCs w:val="28"/>
        </w:rPr>
        <w:t>3.2 Differential Gene Expression Analysis Highlights Significant Variations Across Cell Lines and MPXV Clades</w:t>
      </w:r>
    </w:p>
    <w:p w14:paraId="6A1B148A" w14:textId="7D691E0E"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 xml:space="preserve">Differential Gene Expression (DGE) analysis revealed a large number </w:t>
      </w:r>
      <w:r w:rsidR="002363DF">
        <w:rPr>
          <w:rFonts w:ascii="Times New Roman" w:hAnsi="Times New Roman" w:cs="Times New Roman"/>
          <w:szCs w:val="28"/>
        </w:rPr>
        <w:t xml:space="preserve">of </w:t>
      </w:r>
      <w:r w:rsidRPr="00A61A2D">
        <w:rPr>
          <w:rFonts w:ascii="Times New Roman" w:hAnsi="Times New Roman" w:cs="Times New Roman"/>
          <w:szCs w:val="28"/>
        </w:rPr>
        <w:t xml:space="preserve">significant genes (p-value&lt;0.05) </w:t>
      </w:r>
      <w:ins w:id="512" w:author="Joy Prokash Debnath" w:date="2024-06-13T09:35:00Z" w16du:dateUtc="2024-06-13T03:35:00Z">
        <w:r w:rsidR="00EC0A54">
          <w:rPr>
            <w:rFonts w:ascii="Times New Roman" w:hAnsi="Times New Roman" w:cs="Times New Roman"/>
            <w:szCs w:val="28"/>
          </w:rPr>
          <w:t xml:space="preserve">in </w:t>
        </w:r>
        <w:r w:rsidR="00EC0A54" w:rsidRPr="00A61A2D">
          <w:rPr>
            <w:rFonts w:ascii="Times New Roman" w:hAnsi="Times New Roman" w:cs="Times New Roman"/>
            <w:szCs w:val="28"/>
          </w:rPr>
          <w:t>keratinocyte</w:t>
        </w:r>
        <w:r w:rsidR="00EC0A54">
          <w:rPr>
            <w:rFonts w:ascii="Times New Roman" w:hAnsi="Times New Roman" w:cs="Times New Roman"/>
            <w:szCs w:val="28"/>
          </w:rPr>
          <w:t>,</w:t>
        </w:r>
      </w:ins>
      <w:del w:id="513" w:author="Joy Prokash Debnath" w:date="2024-06-13T09:35:00Z" w16du:dateUtc="2024-06-13T03:35:00Z">
        <w:r w:rsidRPr="00A61A2D" w:rsidDel="00EC0A54">
          <w:rPr>
            <w:rFonts w:ascii="Times New Roman" w:hAnsi="Times New Roman" w:cs="Times New Roman"/>
            <w:szCs w:val="28"/>
          </w:rPr>
          <w:delText>in</w:delText>
        </w:r>
      </w:del>
      <w:r w:rsidRPr="00A61A2D">
        <w:rPr>
          <w:rFonts w:ascii="Times New Roman" w:hAnsi="Times New Roman" w:cs="Times New Roman"/>
          <w:szCs w:val="28"/>
        </w:rPr>
        <w:t xml:space="preserve"> </w:t>
      </w:r>
      <w:del w:id="514" w:author="Joy Prokash Debnath" w:date="2024-06-13T09:35:00Z" w16du:dateUtc="2024-06-13T03:35:00Z">
        <w:r w:rsidRPr="00A61A2D" w:rsidDel="00EC0A54">
          <w:rPr>
            <w:rFonts w:ascii="Times New Roman" w:hAnsi="Times New Roman" w:cs="Times New Roman"/>
            <w:szCs w:val="28"/>
          </w:rPr>
          <w:delText xml:space="preserve">monocyte, </w:delText>
        </w:r>
      </w:del>
      <w:r w:rsidRPr="00A61A2D">
        <w:rPr>
          <w:rFonts w:ascii="Times New Roman" w:hAnsi="Times New Roman" w:cs="Times New Roman"/>
          <w:szCs w:val="28"/>
        </w:rPr>
        <w:t>fibroblast</w:t>
      </w:r>
      <w:del w:id="515" w:author="Joy Prokash Debnath" w:date="2024-06-13T09:35:00Z" w16du:dateUtc="2024-06-13T03:35:00Z">
        <w:r w:rsidRPr="00A61A2D" w:rsidDel="00EC0A54">
          <w:rPr>
            <w:rFonts w:ascii="Times New Roman" w:hAnsi="Times New Roman" w:cs="Times New Roman"/>
            <w:szCs w:val="28"/>
          </w:rPr>
          <w:delText>,</w:delText>
        </w:r>
      </w:del>
      <w:r w:rsidRPr="00A61A2D">
        <w:rPr>
          <w:rFonts w:ascii="Times New Roman" w:hAnsi="Times New Roman" w:cs="Times New Roman"/>
          <w:szCs w:val="28"/>
        </w:rPr>
        <w:t xml:space="preserve"> and </w:t>
      </w:r>
      <w:del w:id="516" w:author="Joy Prokash Debnath" w:date="2024-06-13T09:35:00Z" w16du:dateUtc="2024-06-13T03:35:00Z">
        <w:r w:rsidRPr="00A61A2D" w:rsidDel="00EC0A54">
          <w:rPr>
            <w:rFonts w:ascii="Times New Roman" w:hAnsi="Times New Roman" w:cs="Times New Roman"/>
            <w:szCs w:val="28"/>
          </w:rPr>
          <w:delText>keratinocyte</w:delText>
        </w:r>
      </w:del>
      <w:ins w:id="517" w:author="Joy Prokash Debnath" w:date="2024-06-13T09:35:00Z" w16du:dateUtc="2024-06-13T03:35:00Z">
        <w:r w:rsidR="00EC0A54" w:rsidRPr="00A61A2D">
          <w:rPr>
            <w:rFonts w:ascii="Times New Roman" w:hAnsi="Times New Roman" w:cs="Times New Roman"/>
            <w:szCs w:val="28"/>
          </w:rPr>
          <w:t>monocyte</w:t>
        </w:r>
        <w:r w:rsidR="00EC0A54">
          <w:rPr>
            <w:rFonts w:ascii="Times New Roman" w:hAnsi="Times New Roman" w:cs="Times New Roman"/>
            <w:szCs w:val="28"/>
          </w:rPr>
          <w:t xml:space="preserve"> </w:t>
        </w:r>
      </w:ins>
      <w:del w:id="518" w:author="Joy Prokash Debnath" w:date="2024-06-13T09:35:00Z" w16du:dateUtc="2024-06-13T03:35:00Z">
        <w:r w:rsidRPr="00A61A2D" w:rsidDel="00EC0A54">
          <w:rPr>
            <w:rFonts w:ascii="Times New Roman" w:hAnsi="Times New Roman" w:cs="Times New Roman"/>
            <w:szCs w:val="28"/>
          </w:rPr>
          <w:delText xml:space="preserve"> </w:delText>
        </w:r>
      </w:del>
      <w:r w:rsidRPr="00A61A2D">
        <w:rPr>
          <w:rFonts w:ascii="Times New Roman" w:hAnsi="Times New Roman" w:cs="Times New Roman"/>
          <w:szCs w:val="28"/>
        </w:rPr>
        <w:t>cell lines (</w:t>
      </w:r>
      <w:r w:rsidRPr="009C1BA9">
        <w:rPr>
          <w:rFonts w:ascii="Times New Roman" w:hAnsi="Times New Roman" w:cs="Times New Roman"/>
          <w:b/>
          <w:bCs/>
          <w:szCs w:val="28"/>
          <w:rPrChange w:id="519" w:author="Saifuddin Sarker" w:date="2024-06-08T22:42:00Z" w16du:dateUtc="2024-06-08T16:42:00Z">
            <w:rPr>
              <w:rFonts w:ascii="Times New Roman" w:hAnsi="Times New Roman" w:cs="Times New Roman"/>
              <w:szCs w:val="28"/>
            </w:rPr>
          </w:rPrChange>
        </w:rPr>
        <w:t>Figure-2, A-G</w:t>
      </w:r>
      <w:r w:rsidRPr="00A61A2D">
        <w:rPr>
          <w:rFonts w:ascii="Times New Roman" w:hAnsi="Times New Roman" w:cs="Times New Roman"/>
          <w:szCs w:val="28"/>
        </w:rPr>
        <w:t>), while fewer significant genes were observed in colon organoids ((</w:t>
      </w:r>
      <w:r w:rsidRPr="009C1BA9">
        <w:rPr>
          <w:rFonts w:ascii="Times New Roman" w:hAnsi="Times New Roman" w:cs="Times New Roman"/>
          <w:b/>
          <w:bCs/>
          <w:szCs w:val="28"/>
          <w:rPrChange w:id="520" w:author="Saifuddin Sarker" w:date="2024-06-08T22:42:00Z" w16du:dateUtc="2024-06-08T16:42:00Z">
            <w:rPr>
              <w:rFonts w:ascii="Times New Roman" w:hAnsi="Times New Roman" w:cs="Times New Roman"/>
              <w:szCs w:val="28"/>
            </w:rPr>
          </w:rPrChange>
        </w:rPr>
        <w:t>Figure-2 H</w:t>
      </w:r>
      <w:r w:rsidRPr="00A61A2D">
        <w:rPr>
          <w:rFonts w:ascii="Times New Roman" w:hAnsi="Times New Roman" w:cs="Times New Roman"/>
          <w:szCs w:val="28"/>
        </w:rPr>
        <w:t>)), as illustrated in the volcano plots determined by |LogFC|&gt;1 and p-value&lt;0.05 (</w:t>
      </w:r>
      <w:r w:rsidRPr="009C1BA9">
        <w:rPr>
          <w:rFonts w:ascii="Times New Roman" w:hAnsi="Times New Roman" w:cs="Times New Roman"/>
          <w:b/>
          <w:bCs/>
          <w:szCs w:val="28"/>
          <w:rPrChange w:id="521" w:author="Saifuddin Sarker" w:date="2024-06-08T22:42:00Z" w16du:dateUtc="2024-06-08T16:42:00Z">
            <w:rPr>
              <w:rFonts w:ascii="Times New Roman" w:hAnsi="Times New Roman" w:cs="Times New Roman"/>
              <w:szCs w:val="28"/>
            </w:rPr>
          </w:rPrChange>
        </w:rPr>
        <w:t>Figure-2, I-P</w:t>
      </w:r>
      <w:r w:rsidRPr="00A61A2D">
        <w:rPr>
          <w:rFonts w:ascii="Times New Roman" w:hAnsi="Times New Roman" w:cs="Times New Roman"/>
          <w:szCs w:val="28"/>
        </w:rPr>
        <w:t>). Within the GPL21697 platform of the GSE219036 dataset, different numbers of DEGs were found under different contrasts (Clade I, Clade IIa, Clade IIb versus mock) in both keratinocyte and colon organoid cell lines (</w:t>
      </w:r>
      <w:r w:rsidRPr="009C1BA9">
        <w:rPr>
          <w:rFonts w:ascii="Times New Roman" w:hAnsi="Times New Roman" w:cs="Times New Roman"/>
          <w:b/>
          <w:bCs/>
          <w:szCs w:val="28"/>
          <w:rPrChange w:id="522" w:author="Saifuddin Sarker" w:date="2024-06-08T22:42:00Z" w16du:dateUtc="2024-06-08T16:42:00Z">
            <w:rPr>
              <w:rFonts w:ascii="Times New Roman" w:hAnsi="Times New Roman" w:cs="Times New Roman"/>
              <w:szCs w:val="28"/>
            </w:rPr>
          </w:rPrChange>
        </w:rPr>
        <w:t>Figure-2, S-T</w:t>
      </w:r>
      <w:r w:rsidRPr="00A61A2D">
        <w:rPr>
          <w:rFonts w:ascii="Times New Roman" w:hAnsi="Times New Roman" w:cs="Times New Roman"/>
          <w:szCs w:val="28"/>
        </w:rPr>
        <w:t>). Surprisingly, Identical DEGs were observed between two platforms, GPL10912 of GSE24125 and GPL6762 of GSE11234 datasets, of different cell lines such as between dermal fibroblasts and fibroblasts, as well as macrophages and monocytes, under the MPXV versus mock-infected comparison (</w:t>
      </w:r>
      <w:r w:rsidRPr="009C1BA9">
        <w:rPr>
          <w:rFonts w:ascii="Times New Roman" w:hAnsi="Times New Roman" w:cs="Times New Roman"/>
          <w:b/>
          <w:bCs/>
          <w:szCs w:val="28"/>
          <w:rPrChange w:id="523" w:author="Saifuddin Sarker" w:date="2024-06-08T22:42:00Z" w16du:dateUtc="2024-06-08T16:42:00Z">
            <w:rPr>
              <w:rFonts w:ascii="Times New Roman" w:hAnsi="Times New Roman" w:cs="Times New Roman"/>
              <w:szCs w:val="28"/>
            </w:rPr>
          </w:rPrChange>
        </w:rPr>
        <w:t>Figure 2, Q-R</w:t>
      </w:r>
      <w:r w:rsidRPr="00A61A2D">
        <w:rPr>
          <w:rFonts w:ascii="Times New Roman" w:hAnsi="Times New Roman" w:cs="Times New Roman"/>
          <w:szCs w:val="28"/>
        </w:rPr>
        <w:t>).</w:t>
      </w:r>
      <w:del w:id="524" w:author="Joy Prokash Debnath" w:date="2024-06-13T09:37:00Z" w16du:dateUtc="2024-06-13T03:37:00Z">
        <w:r w:rsidRPr="00A61A2D" w:rsidDel="00EC0A54">
          <w:rPr>
            <w:rFonts w:ascii="Times New Roman" w:hAnsi="Times New Roman" w:cs="Times New Roman"/>
            <w:szCs w:val="28"/>
          </w:rPr>
          <w:delText xml:space="preserve"> To further explore the expression patterns, heatmaps were generated for the top 20 DEGs, utilizing Z-scores and hierarchical clustering for each contrast. </w:delText>
        </w:r>
      </w:del>
      <w:del w:id="525" w:author="Joy Prokash Debnath" w:date="2024-06-13T09:38:00Z" w16du:dateUtc="2024-06-13T03:38:00Z">
        <w:r w:rsidRPr="00A61A2D" w:rsidDel="00EC0A54">
          <w:rPr>
            <w:rFonts w:ascii="Times New Roman" w:hAnsi="Times New Roman" w:cs="Times New Roman"/>
            <w:szCs w:val="28"/>
          </w:rPr>
          <w:delText xml:space="preserve">This detailed visualization highlights the distinct gene expression profiles associated with each cell line and </w:delText>
        </w:r>
        <w:r w:rsidR="00281B49" w:rsidRPr="00A61A2D" w:rsidDel="00EC0A54">
          <w:rPr>
            <w:rFonts w:ascii="Times New Roman" w:hAnsi="Times New Roman" w:cs="Times New Roman"/>
            <w:szCs w:val="28"/>
          </w:rPr>
          <w:delText>condition. (</w:delText>
        </w:r>
        <w:r w:rsidRPr="00A61A2D" w:rsidDel="00EC0A54">
          <w:rPr>
            <w:rFonts w:ascii="Times New Roman" w:hAnsi="Times New Roman" w:cs="Times New Roman"/>
            <w:szCs w:val="28"/>
          </w:rPr>
          <w:delText>Supplementary)</w:delText>
        </w:r>
      </w:del>
    </w:p>
    <w:p w14:paraId="2E9E0583" w14:textId="77777777" w:rsidR="00A61A2D" w:rsidRPr="00E0595A" w:rsidRDefault="00A61A2D" w:rsidP="00A61A2D">
      <w:pPr>
        <w:spacing w:line="360" w:lineRule="auto"/>
        <w:jc w:val="both"/>
        <w:rPr>
          <w:rFonts w:ascii="Times New Roman" w:hAnsi="Times New Roman" w:cs="Times New Roman"/>
          <w:b/>
          <w:bCs/>
          <w:szCs w:val="28"/>
        </w:rPr>
      </w:pPr>
      <w:r w:rsidRPr="00E0595A">
        <w:rPr>
          <w:rFonts w:ascii="Times New Roman" w:hAnsi="Times New Roman" w:cs="Times New Roman"/>
          <w:b/>
          <w:bCs/>
          <w:szCs w:val="28"/>
        </w:rPr>
        <w:t>3.3 Unveiling the Unique Gene Signatures through Identification of DEGs</w:t>
      </w:r>
    </w:p>
    <w:p w14:paraId="7F4637F8" w14:textId="5816389F" w:rsidR="00A61A2D" w:rsidRPr="00A61A2D" w:rsidDel="006C3C3F" w:rsidRDefault="00A61A2D" w:rsidP="00A61A2D">
      <w:pPr>
        <w:spacing w:line="360" w:lineRule="auto"/>
        <w:jc w:val="both"/>
        <w:rPr>
          <w:del w:id="526" w:author="Joy Prokash Debnath" w:date="2024-06-13T10:05:00Z" w16du:dateUtc="2024-06-13T04:05:00Z"/>
          <w:rFonts w:ascii="Times New Roman" w:hAnsi="Times New Roman" w:cs="Times New Roman"/>
          <w:szCs w:val="28"/>
        </w:rPr>
      </w:pPr>
      <w:r w:rsidRPr="00A61A2D">
        <w:rPr>
          <w:rFonts w:ascii="Times New Roman" w:hAnsi="Times New Roman" w:cs="Times New Roman"/>
          <w:szCs w:val="28"/>
        </w:rPr>
        <w:t>Following extensive analysis, intersecting genes across different strains and cell lines were identified via Venn diagrams (</w:t>
      </w:r>
      <w:r w:rsidRPr="00D97D6D">
        <w:rPr>
          <w:rFonts w:ascii="Times New Roman" w:hAnsi="Times New Roman" w:cs="Times New Roman"/>
          <w:b/>
          <w:bCs/>
          <w:szCs w:val="28"/>
        </w:rPr>
        <w:t>Figure 4-A</w:t>
      </w:r>
      <w:r w:rsidRPr="00A61A2D">
        <w:rPr>
          <w:rFonts w:ascii="Times New Roman" w:hAnsi="Times New Roman" w:cs="Times New Roman"/>
          <w:szCs w:val="28"/>
        </w:rPr>
        <w:t>) that display DEGs (Entrez IDs) from microarray datasets, annotated with corresponding gene symbols. In keratinocytes, dermal fibroblasts, macrophages, and monocytes, two shared upregulated genes (</w:t>
      </w:r>
      <w:r w:rsidRPr="00EC0A54">
        <w:rPr>
          <w:rFonts w:ascii="Times New Roman" w:hAnsi="Times New Roman" w:cs="Times New Roman"/>
          <w:szCs w:val="28"/>
          <w:highlight w:val="cyan"/>
          <w:rPrChange w:id="527" w:author="Joy Prokash Debnath" w:date="2024-06-13T09:39:00Z" w16du:dateUtc="2024-06-13T03:39:00Z">
            <w:rPr>
              <w:rFonts w:ascii="Times New Roman" w:hAnsi="Times New Roman" w:cs="Times New Roman"/>
              <w:szCs w:val="28"/>
            </w:rPr>
          </w:rPrChange>
        </w:rPr>
        <w:t>PLAGL1</w:t>
      </w:r>
      <w:r w:rsidRPr="00A61A2D">
        <w:rPr>
          <w:rFonts w:ascii="Times New Roman" w:hAnsi="Times New Roman" w:cs="Times New Roman"/>
          <w:szCs w:val="28"/>
        </w:rPr>
        <w:t xml:space="preserve"> and </w:t>
      </w:r>
      <w:r w:rsidRPr="009477FE">
        <w:rPr>
          <w:rFonts w:ascii="Times New Roman" w:hAnsi="Times New Roman" w:cs="Times New Roman"/>
          <w:szCs w:val="28"/>
          <w:highlight w:val="cyan"/>
          <w:rPrChange w:id="528" w:author="Joy Prokash Debnath" w:date="2024-06-13T09:40:00Z" w16du:dateUtc="2024-06-13T03:40:00Z">
            <w:rPr>
              <w:rFonts w:ascii="Times New Roman" w:hAnsi="Times New Roman" w:cs="Times New Roman"/>
              <w:szCs w:val="28"/>
            </w:rPr>
          </w:rPrChange>
        </w:rPr>
        <w:t>ZNF212</w:t>
      </w:r>
      <w:r w:rsidRPr="00A61A2D">
        <w:rPr>
          <w:rFonts w:ascii="Times New Roman" w:hAnsi="Times New Roman" w:cs="Times New Roman"/>
          <w:szCs w:val="28"/>
        </w:rPr>
        <w:t>) were identified, with no common downregulated genes observed (</w:t>
      </w:r>
      <w:r w:rsidRPr="00D97D6D">
        <w:rPr>
          <w:rFonts w:ascii="Times New Roman" w:hAnsi="Times New Roman" w:cs="Times New Roman"/>
          <w:b/>
          <w:bCs/>
          <w:szCs w:val="28"/>
        </w:rPr>
        <w:t>Figure 4-A</w:t>
      </w:r>
      <w:r w:rsidRPr="00A61A2D">
        <w:rPr>
          <w:rFonts w:ascii="Times New Roman" w:hAnsi="Times New Roman" w:cs="Times New Roman"/>
          <w:szCs w:val="28"/>
        </w:rPr>
        <w:t xml:space="preserve">). </w:t>
      </w:r>
      <w:ins w:id="529" w:author="Joy Prokash Debnath" w:date="2024-06-13T09:41:00Z" w16du:dateUtc="2024-06-13T03:41:00Z">
        <w:r w:rsidR="009477FE" w:rsidRPr="006C3C3F">
          <w:rPr>
            <w:rFonts w:ascii="Times New Roman" w:hAnsi="Times New Roman" w:cs="Times New Roman"/>
            <w:szCs w:val="28"/>
            <w:rPrChange w:id="530" w:author="Joy Prokash Debnath" w:date="2024-06-13T10:05:00Z" w16du:dateUtc="2024-06-13T04:05:00Z">
              <w:rPr>
                <w:rFonts w:ascii="Times New Roman" w:hAnsi="Times New Roman" w:cs="Times New Roman"/>
                <w:szCs w:val="28"/>
                <w:highlight w:val="yellow"/>
              </w:rPr>
            </w:rPrChange>
          </w:rPr>
          <w:t>19</w:t>
        </w:r>
      </w:ins>
      <w:del w:id="531" w:author="Joy Prokash Debnath" w:date="2024-06-13T09:41:00Z" w16du:dateUtc="2024-06-13T03:41:00Z">
        <w:r w:rsidRPr="006C3C3F" w:rsidDel="009477FE">
          <w:rPr>
            <w:rFonts w:ascii="Times New Roman" w:hAnsi="Times New Roman" w:cs="Times New Roman"/>
            <w:szCs w:val="28"/>
          </w:rPr>
          <w:delText>9</w:delText>
        </w:r>
      </w:del>
      <w:r w:rsidRPr="006C3C3F">
        <w:rPr>
          <w:rFonts w:ascii="Times New Roman" w:hAnsi="Times New Roman" w:cs="Times New Roman"/>
          <w:szCs w:val="28"/>
        </w:rPr>
        <w:t xml:space="preserve"> upregulated genes were consistent among Clade I, Clade IIa, Clade IIb, and Zaire strains, with 396 genes exclusively </w:t>
      </w:r>
      <w:r w:rsidRPr="006C3C3F">
        <w:rPr>
          <w:rFonts w:ascii="Times New Roman" w:hAnsi="Times New Roman" w:cs="Times New Roman"/>
          <w:szCs w:val="28"/>
        </w:rPr>
        <w:lastRenderedPageBreak/>
        <w:t>upregulated in Clade IIb (2022 MPXV). Conversely,</w:t>
      </w:r>
      <w:del w:id="532" w:author="Joy Prokash Debnath" w:date="2024-06-13T09:41:00Z" w16du:dateUtc="2024-06-13T03:41:00Z">
        <w:r w:rsidRPr="006C3C3F" w:rsidDel="009477FE">
          <w:rPr>
            <w:rFonts w:ascii="Times New Roman" w:hAnsi="Times New Roman" w:cs="Times New Roman"/>
            <w:szCs w:val="28"/>
          </w:rPr>
          <w:delText xml:space="preserve"> only</w:delText>
        </w:r>
      </w:del>
      <w:r w:rsidRPr="006C3C3F">
        <w:rPr>
          <w:rFonts w:ascii="Times New Roman" w:hAnsi="Times New Roman" w:cs="Times New Roman"/>
          <w:szCs w:val="28"/>
        </w:rPr>
        <w:t xml:space="preserve"> </w:t>
      </w:r>
      <w:ins w:id="533" w:author="Joy Prokash Debnath" w:date="2024-06-13T09:41:00Z" w16du:dateUtc="2024-06-13T03:41:00Z">
        <w:r w:rsidR="009477FE" w:rsidRPr="006C3C3F">
          <w:rPr>
            <w:rFonts w:ascii="Times New Roman" w:hAnsi="Times New Roman" w:cs="Times New Roman"/>
            <w:szCs w:val="28"/>
            <w:rPrChange w:id="534" w:author="Joy Prokash Debnath" w:date="2024-06-13T10:05:00Z" w16du:dateUtc="2024-06-13T04:05:00Z">
              <w:rPr>
                <w:rFonts w:ascii="Times New Roman" w:hAnsi="Times New Roman" w:cs="Times New Roman"/>
                <w:szCs w:val="28"/>
                <w:highlight w:val="yellow"/>
              </w:rPr>
            </w:rPrChange>
          </w:rPr>
          <w:t>8</w:t>
        </w:r>
      </w:ins>
      <w:del w:id="535" w:author="Joy Prokash Debnath" w:date="2024-06-13T09:41:00Z" w16du:dateUtc="2024-06-13T03:41:00Z">
        <w:r w:rsidRPr="006C3C3F" w:rsidDel="009477FE">
          <w:rPr>
            <w:rFonts w:ascii="Times New Roman" w:hAnsi="Times New Roman" w:cs="Times New Roman"/>
            <w:szCs w:val="28"/>
          </w:rPr>
          <w:delText>2</w:delText>
        </w:r>
      </w:del>
      <w:r w:rsidRPr="006C3C3F">
        <w:rPr>
          <w:rFonts w:ascii="Times New Roman" w:hAnsi="Times New Roman" w:cs="Times New Roman"/>
          <w:szCs w:val="28"/>
        </w:rPr>
        <w:t xml:space="preserve"> genes were commonly downregulated among the strains, while 40</w:t>
      </w:r>
      <w:ins w:id="536" w:author="Joy Prokash Debnath" w:date="2024-06-13T09:41:00Z" w16du:dateUtc="2024-06-13T03:41:00Z">
        <w:r w:rsidR="009477FE" w:rsidRPr="006C3C3F">
          <w:rPr>
            <w:rFonts w:ascii="Times New Roman" w:hAnsi="Times New Roman" w:cs="Times New Roman"/>
            <w:szCs w:val="28"/>
          </w:rPr>
          <w:t>2</w:t>
        </w:r>
      </w:ins>
      <w:del w:id="537" w:author="Joy Prokash Debnath" w:date="2024-06-13T09:41:00Z" w16du:dateUtc="2024-06-13T03:41:00Z">
        <w:r w:rsidRPr="006C3C3F" w:rsidDel="009477FE">
          <w:rPr>
            <w:rFonts w:ascii="Times New Roman" w:hAnsi="Times New Roman" w:cs="Times New Roman"/>
            <w:szCs w:val="28"/>
          </w:rPr>
          <w:delText>7</w:delText>
        </w:r>
      </w:del>
      <w:r w:rsidRPr="006C3C3F">
        <w:rPr>
          <w:rFonts w:ascii="Times New Roman" w:hAnsi="Times New Roman" w:cs="Times New Roman"/>
          <w:szCs w:val="28"/>
        </w:rPr>
        <w:t xml:space="preserve"> genes were uniquely downregulated in Clade IIb (</w:t>
      </w:r>
      <w:r w:rsidRPr="006C3C3F">
        <w:rPr>
          <w:rFonts w:ascii="Times New Roman" w:hAnsi="Times New Roman" w:cs="Times New Roman"/>
          <w:b/>
          <w:bCs/>
          <w:szCs w:val="28"/>
        </w:rPr>
        <w:t>Figure 4-B</w:t>
      </w:r>
      <w:ins w:id="538" w:author="Joy Prokash Debnath" w:date="2024-06-13T10:01:00Z" w16du:dateUtc="2024-06-13T04:01:00Z">
        <w:r w:rsidR="006C3C3F" w:rsidRPr="006C3C3F">
          <w:rPr>
            <w:rFonts w:ascii="Times New Roman" w:hAnsi="Times New Roman" w:cs="Times New Roman"/>
            <w:b/>
            <w:bCs/>
            <w:szCs w:val="28"/>
            <w:rPrChange w:id="539" w:author="Joy Prokash Debnath" w:date="2024-06-13T10:05:00Z" w16du:dateUtc="2024-06-13T04:05:00Z">
              <w:rPr>
                <w:rFonts w:ascii="Times New Roman" w:hAnsi="Times New Roman" w:cs="Times New Roman"/>
                <w:b/>
                <w:bCs/>
                <w:szCs w:val="28"/>
                <w:highlight w:val="yellow"/>
              </w:rPr>
            </w:rPrChange>
          </w:rPr>
          <w:t>_27_heatmap</w:t>
        </w:r>
      </w:ins>
      <w:r w:rsidRPr="006C3C3F">
        <w:rPr>
          <w:rFonts w:ascii="Times New Roman" w:hAnsi="Times New Roman" w:cs="Times New Roman"/>
          <w:szCs w:val="28"/>
        </w:rPr>
        <w:t>). (</w:t>
      </w:r>
      <w:r w:rsidRPr="006C3C3F">
        <w:rPr>
          <w:rFonts w:ascii="Times New Roman" w:hAnsi="Times New Roman" w:cs="Times New Roman"/>
          <w:color w:val="FF0000"/>
          <w:szCs w:val="28"/>
          <w:rPrChange w:id="540" w:author="Joy Prokash Debnath" w:date="2024-06-13T10:05:00Z" w16du:dateUtc="2024-06-13T04:05:00Z">
            <w:rPr>
              <w:rFonts w:ascii="Times New Roman" w:hAnsi="Times New Roman" w:cs="Times New Roman"/>
              <w:szCs w:val="28"/>
            </w:rPr>
          </w:rPrChange>
        </w:rPr>
        <w:t xml:space="preserve">The LFC and </w:t>
      </w:r>
      <w:proofErr w:type="spellStart"/>
      <w:ins w:id="541" w:author="Saifuddin Sarker" w:date="2024-06-10T18:11:00Z" w16du:dateUtc="2024-06-10T12:11:00Z">
        <w:r w:rsidR="00C767FE" w:rsidRPr="006C3C3F">
          <w:rPr>
            <w:rFonts w:ascii="Times New Roman" w:hAnsi="Times New Roman" w:cs="Times New Roman"/>
            <w:color w:val="FF0000"/>
            <w:szCs w:val="28"/>
            <w:rPrChange w:id="542" w:author="Joy Prokash Debnath" w:date="2024-06-13T10:05:00Z" w16du:dateUtc="2024-06-13T04:05:00Z">
              <w:rPr>
                <w:rFonts w:ascii="Times New Roman" w:hAnsi="Times New Roman" w:cs="Times New Roman"/>
                <w:szCs w:val="28"/>
              </w:rPr>
            </w:rPrChange>
          </w:rPr>
          <w:t>P</w:t>
        </w:r>
      </w:ins>
      <w:del w:id="543" w:author="Saifuddin Sarker" w:date="2024-06-10T18:11:00Z" w16du:dateUtc="2024-06-10T12:11:00Z">
        <w:r w:rsidRPr="006C3C3F" w:rsidDel="00C767FE">
          <w:rPr>
            <w:rFonts w:ascii="Times New Roman" w:hAnsi="Times New Roman" w:cs="Times New Roman"/>
            <w:color w:val="FF0000"/>
            <w:szCs w:val="28"/>
            <w:rPrChange w:id="544" w:author="Joy Prokash Debnath" w:date="2024-06-13T10:05:00Z" w16du:dateUtc="2024-06-13T04:05:00Z">
              <w:rPr>
                <w:rFonts w:ascii="Times New Roman" w:hAnsi="Times New Roman" w:cs="Times New Roman"/>
                <w:szCs w:val="28"/>
              </w:rPr>
            </w:rPrChange>
          </w:rPr>
          <w:delText>p</w:delText>
        </w:r>
      </w:del>
      <w:r w:rsidRPr="006C3C3F">
        <w:rPr>
          <w:rFonts w:ascii="Times New Roman" w:hAnsi="Times New Roman" w:cs="Times New Roman"/>
          <w:color w:val="FF0000"/>
          <w:szCs w:val="28"/>
          <w:rPrChange w:id="545" w:author="Joy Prokash Debnath" w:date="2024-06-13T10:05:00Z" w16du:dateUtc="2024-06-13T04:05:00Z">
            <w:rPr>
              <w:rFonts w:ascii="Times New Roman" w:hAnsi="Times New Roman" w:cs="Times New Roman"/>
              <w:szCs w:val="28"/>
            </w:rPr>
          </w:rPrChange>
        </w:rPr>
        <w:t>adj</w:t>
      </w:r>
      <w:proofErr w:type="spellEnd"/>
      <w:r w:rsidRPr="006C3C3F">
        <w:rPr>
          <w:rFonts w:ascii="Times New Roman" w:hAnsi="Times New Roman" w:cs="Times New Roman"/>
          <w:color w:val="FF0000"/>
          <w:szCs w:val="28"/>
          <w:rPrChange w:id="546" w:author="Joy Prokash Debnath" w:date="2024-06-13T10:05:00Z" w16du:dateUtc="2024-06-13T04:05:00Z">
            <w:rPr>
              <w:rFonts w:ascii="Times New Roman" w:hAnsi="Times New Roman" w:cs="Times New Roman"/>
              <w:szCs w:val="28"/>
            </w:rPr>
          </w:rPrChange>
        </w:rPr>
        <w:t xml:space="preserve"> values of the exclusive DEGs are attached in the supplementary</w:t>
      </w:r>
      <w:r w:rsidRPr="006C3C3F">
        <w:rPr>
          <w:rFonts w:ascii="Times New Roman" w:hAnsi="Times New Roman" w:cs="Times New Roman"/>
          <w:szCs w:val="28"/>
        </w:rPr>
        <w:t>).</w:t>
      </w:r>
      <w:r w:rsidRPr="00A61A2D">
        <w:rPr>
          <w:rFonts w:ascii="Times New Roman" w:hAnsi="Times New Roman" w:cs="Times New Roman"/>
          <w:szCs w:val="28"/>
        </w:rPr>
        <w:t xml:space="preserve"> </w:t>
      </w:r>
    </w:p>
    <w:p w14:paraId="43DE2CF0" w14:textId="12D7BC9C" w:rsidR="00A61A2D" w:rsidRPr="009477FE" w:rsidDel="009477FE" w:rsidRDefault="0016351D" w:rsidP="00A61A2D">
      <w:pPr>
        <w:spacing w:line="360" w:lineRule="auto"/>
        <w:jc w:val="both"/>
        <w:rPr>
          <w:del w:id="547" w:author="Joy Prokash Debnath" w:date="2024-06-13T09:44:00Z" w16du:dateUtc="2024-06-13T03:44:00Z"/>
          <w:rFonts w:ascii="Times New Roman" w:hAnsi="Times New Roman" w:cs="Times New Roman"/>
          <w:szCs w:val="28"/>
          <w:highlight w:val="yellow"/>
          <w:rPrChange w:id="548" w:author="Joy Prokash Debnath" w:date="2024-06-13T09:46:00Z" w16du:dateUtc="2024-06-13T03:46:00Z">
            <w:rPr>
              <w:del w:id="549" w:author="Joy Prokash Debnath" w:date="2024-06-13T09:44:00Z" w16du:dateUtc="2024-06-13T03:44:00Z"/>
              <w:rFonts w:ascii="Times New Roman" w:hAnsi="Times New Roman" w:cs="Times New Roman"/>
              <w:szCs w:val="28"/>
            </w:rPr>
          </w:rPrChange>
        </w:rPr>
      </w:pPr>
      <w:del w:id="550" w:author="Joy Prokash Debnath" w:date="2024-06-13T09:43:00Z" w16du:dateUtc="2024-06-13T03:43:00Z">
        <w:r w:rsidRPr="009477FE" w:rsidDel="009477FE">
          <w:rPr>
            <w:rFonts w:ascii="Times New Roman" w:hAnsi="Times New Roman" w:cs="Times New Roman"/>
            <w:szCs w:val="28"/>
            <w:highlight w:val="yellow"/>
            <w:rPrChange w:id="551" w:author="Joy Prokash Debnath" w:date="2024-06-13T09:46:00Z" w16du:dateUtc="2024-06-13T03:46:00Z">
              <w:rPr>
                <w:rFonts w:ascii="Times New Roman" w:hAnsi="Times New Roman" w:cs="Times New Roman"/>
                <w:szCs w:val="28"/>
              </w:rPr>
            </w:rPrChange>
          </w:rPr>
          <w:delText>9</w:delText>
        </w:r>
      </w:del>
      <w:del w:id="552" w:author="Joy Prokash Debnath" w:date="2024-06-13T09:44:00Z" w16du:dateUtc="2024-06-13T03:44:00Z">
        <w:r w:rsidR="00A61A2D" w:rsidRPr="009477FE" w:rsidDel="009477FE">
          <w:rPr>
            <w:rFonts w:ascii="Times New Roman" w:hAnsi="Times New Roman" w:cs="Times New Roman"/>
            <w:szCs w:val="28"/>
            <w:highlight w:val="yellow"/>
            <w:rPrChange w:id="553" w:author="Joy Prokash Debnath" w:date="2024-06-13T09:46:00Z" w16du:dateUtc="2024-06-13T03:46:00Z">
              <w:rPr>
                <w:rFonts w:ascii="Times New Roman" w:hAnsi="Times New Roman" w:cs="Times New Roman"/>
                <w:szCs w:val="28"/>
              </w:rPr>
            </w:rPrChange>
          </w:rPr>
          <w:delText xml:space="preserve"> upregulated genes clustered into three groups: ICAM5 and GATA6 exhibited higher upregulation in Clade IIb; PLAGL1, DHX38, and ZNF212 showed lower upregulation; and WDR37, NFAT5, ELL, and CBX6 displayed reduced upregulation. Substantial downregulation was noted for GM2A in Clade IIb-infected samples (</w:delText>
        </w:r>
        <w:r w:rsidR="00A61A2D" w:rsidRPr="009477FE" w:rsidDel="009477FE">
          <w:rPr>
            <w:rFonts w:ascii="Times New Roman" w:hAnsi="Times New Roman" w:cs="Times New Roman"/>
            <w:b/>
            <w:bCs/>
            <w:szCs w:val="28"/>
            <w:highlight w:val="yellow"/>
            <w:rPrChange w:id="554" w:author="Joy Prokash Debnath" w:date="2024-06-13T09:46:00Z" w16du:dateUtc="2024-06-13T03:46:00Z">
              <w:rPr>
                <w:rFonts w:ascii="Times New Roman" w:hAnsi="Times New Roman" w:cs="Times New Roman"/>
                <w:b/>
                <w:bCs/>
                <w:szCs w:val="28"/>
              </w:rPr>
            </w:rPrChange>
          </w:rPr>
          <w:delText>Figure 4-C</w:delText>
        </w:r>
        <w:r w:rsidR="00A61A2D" w:rsidRPr="009477FE" w:rsidDel="009477FE">
          <w:rPr>
            <w:rFonts w:ascii="Times New Roman" w:hAnsi="Times New Roman" w:cs="Times New Roman"/>
            <w:szCs w:val="28"/>
            <w:highlight w:val="yellow"/>
            <w:rPrChange w:id="555" w:author="Joy Prokash Debnath" w:date="2024-06-13T09:46:00Z" w16du:dateUtc="2024-06-13T03:46:00Z">
              <w:rPr>
                <w:rFonts w:ascii="Times New Roman" w:hAnsi="Times New Roman" w:cs="Times New Roman"/>
                <w:szCs w:val="28"/>
              </w:rPr>
            </w:rPrChange>
          </w:rPr>
          <w:delText>).</w:delText>
        </w:r>
      </w:del>
    </w:p>
    <w:p w14:paraId="3D6ED92A" w14:textId="3D608AD6" w:rsidR="00A61A2D" w:rsidRPr="009477FE" w:rsidDel="009477FE" w:rsidRDefault="0016351D" w:rsidP="00A61A2D">
      <w:pPr>
        <w:spacing w:line="360" w:lineRule="auto"/>
        <w:jc w:val="both"/>
        <w:rPr>
          <w:del w:id="556" w:author="Joy Prokash Debnath" w:date="2024-06-13T09:44:00Z" w16du:dateUtc="2024-06-13T03:44:00Z"/>
          <w:rFonts w:ascii="Times New Roman" w:hAnsi="Times New Roman" w:cs="Times New Roman"/>
          <w:szCs w:val="28"/>
          <w:highlight w:val="yellow"/>
          <w:rPrChange w:id="557" w:author="Joy Prokash Debnath" w:date="2024-06-13T09:46:00Z" w16du:dateUtc="2024-06-13T03:46:00Z">
            <w:rPr>
              <w:del w:id="558" w:author="Joy Prokash Debnath" w:date="2024-06-13T09:44:00Z" w16du:dateUtc="2024-06-13T03:44:00Z"/>
              <w:rFonts w:ascii="Times New Roman" w:hAnsi="Times New Roman" w:cs="Times New Roman"/>
              <w:szCs w:val="28"/>
            </w:rPr>
          </w:rPrChange>
        </w:rPr>
      </w:pPr>
      <w:del w:id="559" w:author="Joy Prokash Debnath" w:date="2024-06-13T09:44:00Z" w16du:dateUtc="2024-06-13T03:44:00Z">
        <w:r w:rsidRPr="009477FE" w:rsidDel="009477FE">
          <w:rPr>
            <w:rFonts w:ascii="Times New Roman" w:hAnsi="Times New Roman" w:cs="Times New Roman"/>
            <w:szCs w:val="28"/>
            <w:highlight w:val="yellow"/>
            <w:rPrChange w:id="560" w:author="Joy Prokash Debnath" w:date="2024-06-13T09:46:00Z" w16du:dateUtc="2024-06-13T03:46:00Z">
              <w:rPr>
                <w:rFonts w:ascii="Times New Roman" w:hAnsi="Times New Roman" w:cs="Times New Roman"/>
                <w:szCs w:val="28"/>
              </w:rPr>
            </w:rPrChange>
          </w:rPr>
          <w:delText>5</w:delText>
        </w:r>
        <w:r w:rsidR="00A61A2D" w:rsidRPr="009477FE" w:rsidDel="009477FE">
          <w:rPr>
            <w:rFonts w:ascii="Times New Roman" w:hAnsi="Times New Roman" w:cs="Times New Roman"/>
            <w:szCs w:val="28"/>
            <w:highlight w:val="yellow"/>
            <w:rPrChange w:id="561" w:author="Joy Prokash Debnath" w:date="2024-06-13T09:46:00Z" w16du:dateUtc="2024-06-13T03:46:00Z">
              <w:rPr>
                <w:rFonts w:ascii="Times New Roman" w:hAnsi="Times New Roman" w:cs="Times New Roman"/>
                <w:szCs w:val="28"/>
              </w:rPr>
            </w:rPrChange>
          </w:rPr>
          <w:delText xml:space="preserve"> upregulated and one downregulated gene </w:delText>
        </w:r>
        <w:r w:rsidR="002363DF" w:rsidRPr="009477FE" w:rsidDel="009477FE">
          <w:rPr>
            <w:rFonts w:ascii="Times New Roman" w:hAnsi="Times New Roman" w:cs="Times New Roman"/>
            <w:szCs w:val="28"/>
            <w:highlight w:val="yellow"/>
            <w:rPrChange w:id="562" w:author="Joy Prokash Debnath" w:date="2024-06-13T09:46:00Z" w16du:dateUtc="2024-06-13T03:46:00Z">
              <w:rPr>
                <w:rFonts w:ascii="Times New Roman" w:hAnsi="Times New Roman" w:cs="Times New Roman"/>
                <w:szCs w:val="28"/>
              </w:rPr>
            </w:rPrChange>
          </w:rPr>
          <w:delText xml:space="preserve">was </w:delText>
        </w:r>
        <w:r w:rsidR="00A61A2D" w:rsidRPr="009477FE" w:rsidDel="009477FE">
          <w:rPr>
            <w:rFonts w:ascii="Times New Roman" w:hAnsi="Times New Roman" w:cs="Times New Roman"/>
            <w:szCs w:val="28"/>
            <w:highlight w:val="yellow"/>
            <w:rPrChange w:id="563" w:author="Joy Prokash Debnath" w:date="2024-06-13T09:46:00Z" w16du:dateUtc="2024-06-13T03:46:00Z">
              <w:rPr>
                <w:rFonts w:ascii="Times New Roman" w:hAnsi="Times New Roman" w:cs="Times New Roman"/>
                <w:szCs w:val="28"/>
              </w:rPr>
            </w:rPrChange>
          </w:rPr>
          <w:delText xml:space="preserve">differentially expressed in older MPXV strains (Clade I, Clade IIa, Zaire). Notably, MLX was significantly downregulated in Zaire and Clade IIa, SPATA2 was highly upregulated in Clade I, and CCN1 was markedly upregulated in Zaire (Figure 4-D).  </w:delText>
        </w:r>
      </w:del>
    </w:p>
    <w:p w14:paraId="42F9B4A8" w14:textId="59A33028" w:rsidR="00A61A2D" w:rsidRPr="006C3C3F" w:rsidRDefault="00A61A2D" w:rsidP="00A61A2D">
      <w:pPr>
        <w:spacing w:line="360" w:lineRule="auto"/>
        <w:jc w:val="both"/>
        <w:rPr>
          <w:rFonts w:ascii="Times New Roman" w:hAnsi="Times New Roman" w:cs="Times New Roman"/>
          <w:b/>
          <w:bCs/>
          <w:szCs w:val="28"/>
          <w:rPrChange w:id="564" w:author="Joy Prokash Debnath" w:date="2024-06-13T10:08:00Z" w16du:dateUtc="2024-06-13T04:08:00Z">
            <w:rPr>
              <w:rFonts w:ascii="Times New Roman" w:hAnsi="Times New Roman" w:cs="Times New Roman"/>
              <w:szCs w:val="28"/>
            </w:rPr>
          </w:rPrChange>
        </w:rPr>
      </w:pPr>
      <w:r w:rsidRPr="009477FE">
        <w:rPr>
          <w:rFonts w:ascii="Times New Roman" w:hAnsi="Times New Roman" w:cs="Times New Roman"/>
          <w:szCs w:val="28"/>
          <w:highlight w:val="yellow"/>
          <w:rPrChange w:id="565" w:author="Joy Prokash Debnath" w:date="2024-06-13T09:46:00Z" w16du:dateUtc="2024-06-13T03:46:00Z">
            <w:rPr>
              <w:rFonts w:ascii="Times New Roman" w:hAnsi="Times New Roman" w:cs="Times New Roman"/>
              <w:szCs w:val="28"/>
            </w:rPr>
          </w:rPrChange>
        </w:rPr>
        <w:t xml:space="preserve">A significant number of genes among the </w:t>
      </w:r>
      <w:ins w:id="566" w:author="Joy Prokash Debnath" w:date="2024-06-13T10:01:00Z" w16du:dateUtc="2024-06-13T04:01:00Z">
        <w:r w:rsidR="006C3C3F">
          <w:rPr>
            <w:rFonts w:ascii="Times New Roman" w:hAnsi="Times New Roman" w:cs="Times New Roman"/>
            <w:szCs w:val="28"/>
            <w:highlight w:val="yellow"/>
          </w:rPr>
          <w:t>798</w:t>
        </w:r>
      </w:ins>
      <w:del w:id="567" w:author="Joy Prokash Debnath" w:date="2024-06-13T10:01:00Z" w16du:dateUtc="2024-06-13T04:01:00Z">
        <w:r w:rsidRPr="009477FE" w:rsidDel="006C3C3F">
          <w:rPr>
            <w:rFonts w:ascii="Times New Roman" w:hAnsi="Times New Roman" w:cs="Times New Roman"/>
            <w:szCs w:val="28"/>
            <w:highlight w:val="yellow"/>
            <w:rPrChange w:id="568" w:author="Joy Prokash Debnath" w:date="2024-06-13T09:46:00Z" w16du:dateUtc="2024-06-13T03:46:00Z">
              <w:rPr>
                <w:rFonts w:ascii="Times New Roman" w:hAnsi="Times New Roman" w:cs="Times New Roman"/>
                <w:szCs w:val="28"/>
              </w:rPr>
            </w:rPrChange>
          </w:rPr>
          <w:delText>803</w:delText>
        </w:r>
      </w:del>
      <w:r w:rsidRPr="009477FE">
        <w:rPr>
          <w:rFonts w:ascii="Times New Roman" w:hAnsi="Times New Roman" w:cs="Times New Roman"/>
          <w:szCs w:val="28"/>
          <w:highlight w:val="yellow"/>
          <w:rPrChange w:id="569" w:author="Joy Prokash Debnath" w:date="2024-06-13T09:46:00Z" w16du:dateUtc="2024-06-13T03:46:00Z">
            <w:rPr>
              <w:rFonts w:ascii="Times New Roman" w:hAnsi="Times New Roman" w:cs="Times New Roman"/>
              <w:szCs w:val="28"/>
            </w:rPr>
          </w:rPrChange>
        </w:rPr>
        <w:t xml:space="preserve"> exclusive DEGs does not possess any statistical significance in old strains</w:t>
      </w:r>
      <w:ins w:id="570" w:author="Joy Prokash Debnath" w:date="2024-06-13T10:06:00Z" w16du:dateUtc="2024-06-13T04:06:00Z">
        <w:r w:rsidR="006C3C3F">
          <w:rPr>
            <w:rFonts w:ascii="Times New Roman" w:hAnsi="Times New Roman" w:cs="Times New Roman"/>
            <w:szCs w:val="28"/>
            <w:highlight w:val="yellow"/>
          </w:rPr>
          <w:t xml:space="preserve"> but </w:t>
        </w:r>
      </w:ins>
      <w:ins w:id="571" w:author="Joy Prokash Debnath" w:date="2024-06-13T10:07:00Z" w16du:dateUtc="2024-06-13T04:07:00Z">
        <w:r w:rsidR="006C3C3F">
          <w:rPr>
            <w:rFonts w:ascii="Times New Roman" w:hAnsi="Times New Roman" w:cs="Times New Roman"/>
            <w:szCs w:val="28"/>
            <w:highlight w:val="yellow"/>
          </w:rPr>
          <w:t xml:space="preserve">a few DEGs </w:t>
        </w:r>
      </w:ins>
      <w:ins w:id="572" w:author="Joy Prokash Debnath" w:date="2024-06-13T10:06:00Z" w16du:dateUtc="2024-06-13T04:06:00Z">
        <w:r w:rsidR="006C3C3F">
          <w:rPr>
            <w:rFonts w:ascii="Times New Roman" w:hAnsi="Times New Roman" w:cs="Times New Roman"/>
            <w:szCs w:val="28"/>
            <w:highlight w:val="yellow"/>
          </w:rPr>
          <w:t>show</w:t>
        </w:r>
      </w:ins>
      <w:ins w:id="573" w:author="Joy Prokash Debnath" w:date="2024-06-13T10:07:00Z" w16du:dateUtc="2024-06-13T04:07:00Z">
        <w:r w:rsidR="006C3C3F">
          <w:rPr>
            <w:rFonts w:ascii="Times New Roman" w:hAnsi="Times New Roman" w:cs="Times New Roman"/>
            <w:szCs w:val="28"/>
            <w:highlight w:val="yellow"/>
          </w:rPr>
          <w:t>ed</w:t>
        </w:r>
      </w:ins>
      <w:ins w:id="574" w:author="Joy Prokash Debnath" w:date="2024-06-13T10:06:00Z" w16du:dateUtc="2024-06-13T04:06:00Z">
        <w:r w:rsidR="006C3C3F">
          <w:rPr>
            <w:rFonts w:ascii="Times New Roman" w:hAnsi="Times New Roman" w:cs="Times New Roman"/>
            <w:szCs w:val="28"/>
            <w:highlight w:val="yellow"/>
          </w:rPr>
          <w:t xml:space="preserve"> different expression pattern amon</w:t>
        </w:r>
      </w:ins>
      <w:ins w:id="575" w:author="Joy Prokash Debnath" w:date="2024-06-13T10:07:00Z" w16du:dateUtc="2024-06-13T04:07:00Z">
        <w:r w:rsidR="006C3C3F">
          <w:rPr>
            <w:rFonts w:ascii="Times New Roman" w:hAnsi="Times New Roman" w:cs="Times New Roman"/>
            <w:szCs w:val="28"/>
            <w:highlight w:val="yellow"/>
          </w:rPr>
          <w:t>g other clades infection.(</w:t>
        </w:r>
      </w:ins>
      <w:ins w:id="576" w:author="Joy Prokash Debnath" w:date="2024-06-13T10:08:00Z" w16du:dateUtc="2024-06-13T04:08:00Z">
        <w:r w:rsidR="006C3C3F" w:rsidRPr="006C3C3F">
          <w:rPr>
            <w:rFonts w:ascii="Times New Roman" w:hAnsi="Times New Roman" w:cs="Times New Roman"/>
            <w:b/>
            <w:bCs/>
            <w:szCs w:val="28"/>
            <w:highlight w:val="yellow"/>
            <w:rPrChange w:id="577" w:author="Joy Prokash Debnath" w:date="2024-06-13T10:08:00Z" w16du:dateUtc="2024-06-13T04:08:00Z">
              <w:rPr>
                <w:rFonts w:ascii="Times New Roman" w:hAnsi="Times New Roman" w:cs="Times New Roman"/>
                <w:szCs w:val="28"/>
                <w:highlight w:val="yellow"/>
              </w:rPr>
            </w:rPrChange>
          </w:rPr>
          <w:t>Figure H</w:t>
        </w:r>
      </w:ins>
      <w:ins w:id="578" w:author="Joy Prokash Debnath" w:date="2024-06-13T10:07:00Z" w16du:dateUtc="2024-06-13T04:07:00Z">
        <w:r w:rsidR="006C3C3F" w:rsidRPr="006C3C3F">
          <w:rPr>
            <w:rFonts w:ascii="Times New Roman" w:hAnsi="Times New Roman" w:cs="Times New Roman"/>
            <w:b/>
            <w:bCs/>
            <w:szCs w:val="28"/>
            <w:highlight w:val="yellow"/>
            <w:rPrChange w:id="579" w:author="Joy Prokash Debnath" w:date="2024-06-13T10:08:00Z" w16du:dateUtc="2024-06-13T04:08:00Z">
              <w:rPr>
                <w:rFonts w:ascii="Times New Roman" w:hAnsi="Times New Roman" w:cs="Times New Roman"/>
                <w:szCs w:val="28"/>
                <w:highlight w:val="yellow"/>
              </w:rPr>
            </w:rPrChange>
          </w:rPr>
          <w:t>eatmap showed in supplementary)</w:t>
        </w:r>
      </w:ins>
      <w:del w:id="580" w:author="Joy Prokash Debnath" w:date="2024-06-13T10:06:00Z" w16du:dateUtc="2024-06-13T04:06:00Z">
        <w:r w:rsidRPr="006C3C3F" w:rsidDel="006C3C3F">
          <w:rPr>
            <w:rFonts w:ascii="Times New Roman" w:hAnsi="Times New Roman" w:cs="Times New Roman"/>
            <w:b/>
            <w:bCs/>
            <w:szCs w:val="28"/>
            <w:highlight w:val="yellow"/>
            <w:rPrChange w:id="581" w:author="Joy Prokash Debnath" w:date="2024-06-13T10:08:00Z" w16du:dateUtc="2024-06-13T04:08:00Z">
              <w:rPr>
                <w:rFonts w:ascii="Times New Roman" w:hAnsi="Times New Roman" w:cs="Times New Roman"/>
                <w:szCs w:val="28"/>
              </w:rPr>
            </w:rPrChange>
          </w:rPr>
          <w:delText xml:space="preserve">. </w:delText>
        </w:r>
      </w:del>
      <w:del w:id="582" w:author="Joy Prokash Debnath" w:date="2024-06-13T10:03:00Z" w16du:dateUtc="2024-06-13T04:03:00Z">
        <w:r w:rsidRPr="006C3C3F" w:rsidDel="006C3C3F">
          <w:rPr>
            <w:rFonts w:ascii="Times New Roman" w:hAnsi="Times New Roman" w:cs="Times New Roman"/>
            <w:b/>
            <w:bCs/>
            <w:szCs w:val="28"/>
            <w:highlight w:val="yellow"/>
            <w:rPrChange w:id="583" w:author="Joy Prokash Debnath" w:date="2024-06-13T10:08:00Z" w16du:dateUtc="2024-06-13T04:08:00Z">
              <w:rPr>
                <w:rFonts w:ascii="Times New Roman" w:hAnsi="Times New Roman" w:cs="Times New Roman"/>
                <w:szCs w:val="28"/>
              </w:rPr>
            </w:rPrChange>
          </w:rPr>
          <w:delText>Among the 396 uniquely upregulated genes, AL391427.1 was significantly upregulated in the new variant but not in older clades. MIR210HG showed downregulation in Clade IIa but upregulation in 2022 MPXV, and STBD1 was downregulated in Clade I but upregulated in Clade IIb (</w:delText>
        </w:r>
        <w:r w:rsidRPr="006C3C3F" w:rsidDel="006C3C3F">
          <w:rPr>
            <w:rFonts w:ascii="Times New Roman" w:hAnsi="Times New Roman" w:cs="Times New Roman"/>
            <w:b/>
            <w:bCs/>
            <w:szCs w:val="28"/>
            <w:highlight w:val="yellow"/>
            <w:rPrChange w:id="584" w:author="Joy Prokash Debnath" w:date="2024-06-13T10:08:00Z" w16du:dateUtc="2024-06-13T04:08:00Z">
              <w:rPr>
                <w:rFonts w:ascii="Times New Roman" w:hAnsi="Times New Roman" w:cs="Times New Roman"/>
                <w:b/>
                <w:bCs/>
                <w:szCs w:val="28"/>
              </w:rPr>
            </w:rPrChange>
          </w:rPr>
          <w:delText>Figure 4-E</w:delText>
        </w:r>
        <w:r w:rsidRPr="006C3C3F" w:rsidDel="006C3C3F">
          <w:rPr>
            <w:rFonts w:ascii="Times New Roman" w:hAnsi="Times New Roman" w:cs="Times New Roman"/>
            <w:b/>
            <w:bCs/>
            <w:szCs w:val="28"/>
            <w:highlight w:val="yellow"/>
            <w:rPrChange w:id="585" w:author="Joy Prokash Debnath" w:date="2024-06-13T10:08:00Z" w16du:dateUtc="2024-06-13T04:08:00Z">
              <w:rPr>
                <w:rFonts w:ascii="Times New Roman" w:hAnsi="Times New Roman" w:cs="Times New Roman"/>
                <w:szCs w:val="28"/>
              </w:rPr>
            </w:rPrChange>
          </w:rPr>
          <w:delText>). Among the 407 uniquely downregulated genes, RBP1, PDCD1LG2, BIRC5, GALNT5, SKA3, TNNI2, CEP55, CKAP2L, TPRG1, ADGRF2, KRT4, CFD, AADACL2, EXO1, and GJA5 exhibited significant downregulation in the new clade but were not significant in other clades. Conversely, CRYAB was upregulated in Clade IIa; GSDME, DLGAP5, REXO2, RPS4Y1, and GAB1 were upregulated in Zaire; MCM7, HLA-A, and TMEM205 were upregulated in Clades I and IIa; and GBP2 and MT1X were upregulated in Clade I. However, all these genes were downregulated in the new variant. (</w:delText>
        </w:r>
        <w:r w:rsidRPr="006C3C3F" w:rsidDel="006C3C3F">
          <w:rPr>
            <w:rFonts w:ascii="Times New Roman" w:hAnsi="Times New Roman" w:cs="Times New Roman"/>
            <w:b/>
            <w:bCs/>
            <w:szCs w:val="28"/>
            <w:highlight w:val="yellow"/>
            <w:rPrChange w:id="586" w:author="Joy Prokash Debnath" w:date="2024-06-13T10:08:00Z" w16du:dateUtc="2024-06-13T04:08:00Z">
              <w:rPr>
                <w:rFonts w:ascii="Times New Roman" w:hAnsi="Times New Roman" w:cs="Times New Roman"/>
                <w:b/>
                <w:bCs/>
                <w:szCs w:val="28"/>
              </w:rPr>
            </w:rPrChange>
          </w:rPr>
          <w:delText>Figure 4-F</w:delText>
        </w:r>
        <w:r w:rsidRPr="006C3C3F" w:rsidDel="006C3C3F">
          <w:rPr>
            <w:rFonts w:ascii="Times New Roman" w:hAnsi="Times New Roman" w:cs="Times New Roman"/>
            <w:b/>
            <w:bCs/>
            <w:szCs w:val="28"/>
            <w:highlight w:val="yellow"/>
            <w:rPrChange w:id="587" w:author="Joy Prokash Debnath" w:date="2024-06-13T10:08:00Z" w16du:dateUtc="2024-06-13T04:08:00Z">
              <w:rPr>
                <w:rFonts w:ascii="Times New Roman" w:hAnsi="Times New Roman" w:cs="Times New Roman"/>
                <w:szCs w:val="28"/>
              </w:rPr>
            </w:rPrChange>
          </w:rPr>
          <w:delText>).</w:delText>
        </w:r>
      </w:del>
    </w:p>
    <w:p w14:paraId="5A6FCC30" w14:textId="77777777" w:rsidR="00A61A2D" w:rsidRPr="00E0595A" w:rsidRDefault="00A61A2D" w:rsidP="00A61A2D">
      <w:pPr>
        <w:spacing w:line="360" w:lineRule="auto"/>
        <w:jc w:val="both"/>
        <w:rPr>
          <w:rFonts w:ascii="Times New Roman" w:hAnsi="Times New Roman" w:cs="Times New Roman"/>
          <w:b/>
          <w:bCs/>
          <w:szCs w:val="28"/>
        </w:rPr>
      </w:pPr>
      <w:r w:rsidRPr="00E0595A">
        <w:rPr>
          <w:rFonts w:ascii="Times New Roman" w:hAnsi="Times New Roman" w:cs="Times New Roman"/>
          <w:b/>
          <w:bCs/>
          <w:szCs w:val="28"/>
        </w:rPr>
        <w:t>3.4 Gene Ontology and KEGG Pathway Analysis Elucidate Functional Annotations and Involvement of Exclusive DEGs</w:t>
      </w:r>
    </w:p>
    <w:p w14:paraId="0DF93F55" w14:textId="11FAC6D1" w:rsidR="00A61A2D" w:rsidRPr="009477FE" w:rsidRDefault="00A61A2D" w:rsidP="00A61A2D">
      <w:pPr>
        <w:spacing w:line="360" w:lineRule="auto"/>
        <w:jc w:val="both"/>
        <w:rPr>
          <w:rFonts w:ascii="Times New Roman" w:hAnsi="Times New Roman" w:cs="Times New Roman"/>
          <w:b/>
          <w:bCs/>
          <w:szCs w:val="28"/>
          <w:rPrChange w:id="588" w:author="Joy Prokash Debnath" w:date="2024-06-13T09:47:00Z" w16du:dateUtc="2024-06-13T03:47:00Z">
            <w:rPr>
              <w:rFonts w:ascii="Times New Roman" w:hAnsi="Times New Roman" w:cs="Times New Roman"/>
              <w:szCs w:val="28"/>
            </w:rPr>
          </w:rPrChange>
        </w:rPr>
      </w:pPr>
      <w:r w:rsidRPr="00A61A2D">
        <w:rPr>
          <w:rFonts w:ascii="Times New Roman" w:hAnsi="Times New Roman" w:cs="Times New Roman"/>
          <w:szCs w:val="28"/>
        </w:rPr>
        <w:t>The biological processes (BP) of unique DEGs showed that exclusively upregulated genes are significantly enriched in transcription regulation by RNA polymerase II promoter, hypoxia response, and brain development. Conversely, exclusively downregulated genes are enriched in mitotic spindle organization, cell division, mitotic cell cycle, mitotic spindle assembly checkpoint, mitotic cytokinesis, peptide cross-linking, epidermis development, G2/M transition of the mitotic cell cycle, keratinization, and spindle assembly in female meiosis I and mitotic spindle assembly. In addition, the molecular functions (MF) of the exclusively upregulated genes highlighted their roles in protein binding, small GTPase binding, identical protein binding, metal ion binding, and actin binding. In contrast, exclusively downregulated genes were predominantly enriched in protein binding. Furthermore, the cellular components (CC) indicated that exclusive DEGs are enriched in the cytosol, membrane, nucleus, cytoplasm, nucleoplasm, extracellular exosome, microtubule cytoskeleton, midbody, spindle pole, kinetochore, and spindles.</w:t>
      </w:r>
      <w:ins w:id="589" w:author="Joy Prokash Debnath" w:date="2024-06-13T09:47:00Z" w16du:dateUtc="2024-06-13T03:47:00Z">
        <w:r w:rsidR="009477FE">
          <w:rPr>
            <w:rFonts w:ascii="Times New Roman" w:hAnsi="Times New Roman" w:cs="Times New Roman"/>
            <w:szCs w:val="28"/>
          </w:rPr>
          <w:t xml:space="preserve"> </w:t>
        </w:r>
        <w:r w:rsidR="009477FE" w:rsidRPr="009477FE">
          <w:rPr>
            <w:rFonts w:ascii="Times New Roman" w:hAnsi="Times New Roman" w:cs="Times New Roman"/>
            <w:b/>
            <w:bCs/>
            <w:szCs w:val="28"/>
          </w:rPr>
          <w:t>(Figure</w:t>
        </w:r>
        <w:r w:rsidR="009477FE" w:rsidRPr="009477FE">
          <w:rPr>
            <w:rFonts w:ascii="Times New Roman" w:hAnsi="Times New Roman" w:cs="Times New Roman"/>
            <w:b/>
            <w:bCs/>
            <w:szCs w:val="28"/>
            <w:rPrChange w:id="590" w:author="Joy Prokash Debnath" w:date="2024-06-13T09:47:00Z" w16du:dateUtc="2024-06-13T03:47:00Z">
              <w:rPr>
                <w:rFonts w:ascii="Times New Roman" w:hAnsi="Times New Roman" w:cs="Times New Roman"/>
                <w:szCs w:val="28"/>
              </w:rPr>
            </w:rPrChange>
          </w:rPr>
          <w:t xml:space="preserve"> X)</w:t>
        </w:r>
      </w:ins>
    </w:p>
    <w:p w14:paraId="2DFF626B" w14:textId="3EC57307" w:rsidR="00A61A2D" w:rsidRPr="00A61A2D" w:rsidRDefault="00A61A2D" w:rsidP="00A61A2D">
      <w:pPr>
        <w:spacing w:line="360" w:lineRule="auto"/>
        <w:jc w:val="both"/>
        <w:rPr>
          <w:rFonts w:ascii="Times New Roman" w:hAnsi="Times New Roman" w:cs="Times New Roman"/>
          <w:szCs w:val="28"/>
        </w:rPr>
      </w:pPr>
      <w:r w:rsidRPr="00A61A2D">
        <w:rPr>
          <w:rFonts w:ascii="Times New Roman" w:hAnsi="Times New Roman" w:cs="Times New Roman"/>
          <w:szCs w:val="28"/>
        </w:rPr>
        <w:t>Analysis of the exclusive DEGs identified 20 significant KEGG pathways for upregulated genes and 23 for downregulated genes. Upregulated genes were significantly enriched in pathways such as Herpes simplex virus 1 infection, glycosaminoglycan biosynthesis, one-carbon pool by folate, p53 signaling, melanogenesis, adipocytokine signaling, Hippo signaling, longevity regulation, Fc-gammaR-mediated phagocytosis, glycerolipid metabolism, VEGF signaling, and colorectal cancer. On the other hand, downregulated genes were significantly enriched in pathways including</w:t>
      </w:r>
      <w:bookmarkStart w:id="591" w:name="_Hlk169044363"/>
      <w:ins w:id="592" w:author="MD. SAYEAM KHANDAKER" w:date="2024-06-12T00:33:00Z" w16du:dateUtc="2024-06-11T18:33:00Z">
        <w:r w:rsidR="009727A4">
          <w:rPr>
            <w:rFonts w:ascii="Times New Roman" w:hAnsi="Times New Roman" w:cs="Times New Roman"/>
            <w:szCs w:val="28"/>
          </w:rPr>
          <w:t xml:space="preserve"> </w:t>
        </w:r>
      </w:ins>
      <w:commentRangeStart w:id="593"/>
      <w:ins w:id="594" w:author="MD. SAYEAM KHANDAKER" w:date="2024-06-12T00:32:00Z" w16du:dateUtc="2024-06-11T18:32:00Z">
        <w:r w:rsidR="009727A4" w:rsidRPr="00A87B83">
          <w:rPr>
            <w:rFonts w:ascii="Times New Roman" w:hAnsi="Times New Roman" w:cs="Times New Roman"/>
            <w:szCs w:val="28"/>
          </w:rPr>
          <w:t>prion disease</w:t>
        </w:r>
        <w:r w:rsidR="009727A4">
          <w:rPr>
            <w:rFonts w:ascii="Times New Roman" w:hAnsi="Times New Roman" w:cs="Times New Roman"/>
            <w:szCs w:val="28"/>
          </w:rPr>
          <w:t>,</w:t>
        </w:r>
        <w:r w:rsidR="009727A4" w:rsidRPr="00A87B83">
          <w:t xml:space="preserve"> </w:t>
        </w:r>
        <w:r w:rsidR="009727A4" w:rsidRPr="00A87B83">
          <w:rPr>
            <w:rFonts w:ascii="Times New Roman" w:hAnsi="Times New Roman" w:cs="Times New Roman"/>
            <w:szCs w:val="28"/>
          </w:rPr>
          <w:t>Huntington's disease</w:t>
        </w:r>
        <w:r w:rsidR="009727A4">
          <w:rPr>
            <w:rFonts w:ascii="Times New Roman" w:hAnsi="Times New Roman" w:cs="Times New Roman"/>
            <w:szCs w:val="28"/>
          </w:rPr>
          <w:t xml:space="preserve">, </w:t>
        </w:r>
        <w:r w:rsidR="009727A4" w:rsidRPr="00A87B83">
          <w:rPr>
            <w:rFonts w:ascii="Times New Roman" w:hAnsi="Times New Roman" w:cs="Times New Roman"/>
            <w:szCs w:val="28"/>
          </w:rPr>
          <w:t>Parkinson’s disease</w:t>
        </w:r>
        <w:r w:rsidR="009727A4">
          <w:rPr>
            <w:rFonts w:ascii="Times New Roman" w:hAnsi="Times New Roman" w:cs="Times New Roman"/>
            <w:szCs w:val="28"/>
          </w:rPr>
          <w:t xml:space="preserve">, </w:t>
        </w:r>
        <w:r w:rsidR="009727A4" w:rsidRPr="00A87B83">
          <w:rPr>
            <w:rFonts w:ascii="Times New Roman" w:hAnsi="Times New Roman" w:cs="Times New Roman"/>
            <w:szCs w:val="28"/>
          </w:rPr>
          <w:t>cell cycle</w:t>
        </w:r>
        <w:r w:rsidR="009727A4">
          <w:rPr>
            <w:rFonts w:ascii="Times New Roman" w:hAnsi="Times New Roman" w:cs="Times New Roman"/>
            <w:szCs w:val="28"/>
          </w:rPr>
          <w:t xml:space="preserve">, </w:t>
        </w:r>
        <w:r w:rsidR="009727A4" w:rsidRPr="00A87B83">
          <w:rPr>
            <w:rFonts w:ascii="Times New Roman" w:hAnsi="Times New Roman" w:cs="Times New Roman"/>
            <w:szCs w:val="28"/>
          </w:rPr>
          <w:t>oxidative phosphorylation</w:t>
        </w:r>
        <w:r w:rsidR="009727A4">
          <w:rPr>
            <w:rFonts w:ascii="Times New Roman" w:hAnsi="Times New Roman" w:cs="Times New Roman"/>
            <w:szCs w:val="28"/>
          </w:rPr>
          <w:t>, m</w:t>
        </w:r>
        <w:r w:rsidR="009727A4" w:rsidRPr="00A87B83">
          <w:rPr>
            <w:rFonts w:ascii="Times New Roman" w:hAnsi="Times New Roman" w:cs="Times New Roman"/>
            <w:szCs w:val="28"/>
          </w:rPr>
          <w:t>ineral absorption</w:t>
        </w:r>
        <w:r w:rsidR="009727A4">
          <w:rPr>
            <w:rFonts w:ascii="Times New Roman" w:hAnsi="Times New Roman" w:cs="Times New Roman"/>
            <w:szCs w:val="28"/>
          </w:rPr>
          <w:t xml:space="preserve">, </w:t>
        </w:r>
        <w:r w:rsidR="009727A4" w:rsidRPr="00A87B83">
          <w:rPr>
            <w:rFonts w:ascii="Times New Roman" w:hAnsi="Times New Roman" w:cs="Times New Roman"/>
            <w:szCs w:val="28"/>
          </w:rPr>
          <w:t>proteasome</w:t>
        </w:r>
        <w:r w:rsidR="009727A4">
          <w:rPr>
            <w:rFonts w:ascii="Times New Roman" w:hAnsi="Times New Roman" w:cs="Times New Roman"/>
            <w:szCs w:val="28"/>
          </w:rPr>
          <w:t xml:space="preserve">, </w:t>
        </w:r>
        <w:r w:rsidR="009727A4" w:rsidRPr="00A87B83">
          <w:rPr>
            <w:rFonts w:ascii="Times New Roman" w:hAnsi="Times New Roman" w:cs="Times New Roman"/>
            <w:szCs w:val="28"/>
          </w:rPr>
          <w:t>non-alcoholic fatty liver disease</w:t>
        </w:r>
        <w:r w:rsidR="009727A4">
          <w:rPr>
            <w:rFonts w:ascii="Times New Roman" w:hAnsi="Times New Roman" w:cs="Times New Roman"/>
            <w:szCs w:val="28"/>
          </w:rPr>
          <w:t>, d</w:t>
        </w:r>
        <w:r w:rsidR="009727A4" w:rsidRPr="00A87B83">
          <w:rPr>
            <w:rFonts w:ascii="Times New Roman" w:hAnsi="Times New Roman" w:cs="Times New Roman"/>
            <w:szCs w:val="28"/>
          </w:rPr>
          <w:t>iabetic cardiomyopathy</w:t>
        </w:r>
        <w:r w:rsidR="009727A4">
          <w:rPr>
            <w:rFonts w:ascii="Times New Roman" w:hAnsi="Times New Roman" w:cs="Times New Roman"/>
            <w:szCs w:val="28"/>
          </w:rPr>
          <w:t>, c</w:t>
        </w:r>
        <w:r w:rsidR="009727A4" w:rsidRPr="00A87B83">
          <w:rPr>
            <w:rFonts w:ascii="Times New Roman" w:hAnsi="Times New Roman" w:cs="Times New Roman"/>
            <w:szCs w:val="28"/>
          </w:rPr>
          <w:t>ellular senescence</w:t>
        </w:r>
        <w:r w:rsidR="009727A4">
          <w:rPr>
            <w:rFonts w:ascii="Times New Roman" w:hAnsi="Times New Roman" w:cs="Times New Roman"/>
            <w:szCs w:val="28"/>
          </w:rPr>
          <w:t>, o</w:t>
        </w:r>
        <w:r w:rsidR="009727A4" w:rsidRPr="00A87B83">
          <w:rPr>
            <w:rFonts w:ascii="Times New Roman" w:hAnsi="Times New Roman" w:cs="Times New Roman"/>
            <w:szCs w:val="28"/>
          </w:rPr>
          <w:t>ocyte meiosis</w:t>
        </w:r>
        <w:r w:rsidR="009727A4">
          <w:rPr>
            <w:rFonts w:ascii="Times New Roman" w:hAnsi="Times New Roman" w:cs="Times New Roman"/>
            <w:szCs w:val="28"/>
          </w:rPr>
          <w:t xml:space="preserve">, </w:t>
        </w:r>
        <w:r w:rsidR="009727A4" w:rsidRPr="00A87B83">
          <w:rPr>
            <w:rFonts w:ascii="Times New Roman" w:hAnsi="Times New Roman" w:cs="Times New Roman"/>
            <w:szCs w:val="28"/>
          </w:rPr>
          <w:t>p53 signaling pathway</w:t>
        </w:r>
        <w:r w:rsidR="009727A4">
          <w:rPr>
            <w:rFonts w:ascii="Times New Roman" w:hAnsi="Times New Roman" w:cs="Times New Roman"/>
            <w:szCs w:val="28"/>
          </w:rPr>
          <w:t xml:space="preserve">, </w:t>
        </w:r>
        <w:r w:rsidR="009727A4" w:rsidRPr="00A87B83">
          <w:rPr>
            <w:rFonts w:ascii="Times New Roman" w:hAnsi="Times New Roman" w:cs="Times New Roman"/>
            <w:szCs w:val="28"/>
          </w:rPr>
          <w:t>neurodegenerati</w:t>
        </w:r>
        <w:r w:rsidR="009727A4">
          <w:rPr>
            <w:rFonts w:ascii="Times New Roman" w:hAnsi="Times New Roman" w:cs="Times New Roman"/>
            <w:szCs w:val="28"/>
          </w:rPr>
          <w:t>ve p</w:t>
        </w:r>
        <w:r w:rsidR="009727A4" w:rsidRPr="00A87B83">
          <w:rPr>
            <w:rFonts w:ascii="Times New Roman" w:hAnsi="Times New Roman" w:cs="Times New Roman"/>
            <w:szCs w:val="28"/>
          </w:rPr>
          <w:t>athways</w:t>
        </w:r>
        <w:r w:rsidR="009727A4">
          <w:rPr>
            <w:rFonts w:ascii="Times New Roman" w:hAnsi="Times New Roman" w:cs="Times New Roman"/>
            <w:szCs w:val="28"/>
          </w:rPr>
          <w:t xml:space="preserve">, and </w:t>
        </w:r>
        <w:r w:rsidR="009727A4" w:rsidRPr="00A87B83">
          <w:rPr>
            <w:rFonts w:ascii="Times New Roman" w:hAnsi="Times New Roman" w:cs="Times New Roman"/>
            <w:szCs w:val="28"/>
          </w:rPr>
          <w:t>Antigen processing and presentation</w:t>
        </w:r>
      </w:ins>
      <w:del w:id="595" w:author="MD. SAYEAM KHANDAKER" w:date="2024-06-12T00:32:00Z" w16du:dateUtc="2024-06-11T18:32:00Z">
        <w:r w:rsidR="009727A4" w:rsidDel="009727A4">
          <w:rPr>
            <w:rFonts w:ascii="Times New Roman" w:hAnsi="Times New Roman" w:cs="Times New Roman"/>
            <w:szCs w:val="28"/>
          </w:rPr>
          <w:delText xml:space="preserve"> </w:delText>
        </w:r>
      </w:del>
      <w:commentRangeEnd w:id="593"/>
      <w:r w:rsidR="009727A4">
        <w:rPr>
          <w:rStyle w:val="CommentReference"/>
        </w:rPr>
        <w:commentReference w:id="593"/>
      </w:r>
      <w:del w:id="596" w:author="MD. SAYEAM KHANDAKER" w:date="2024-06-12T00:32:00Z" w16du:dateUtc="2024-06-11T18:32:00Z">
        <w:r w:rsidRPr="00A87B83" w:rsidDel="009727A4">
          <w:rPr>
            <w:rFonts w:ascii="Times New Roman" w:hAnsi="Times New Roman" w:cs="Times New Roman"/>
            <w:szCs w:val="28"/>
            <w:highlight w:val="yellow"/>
            <w:rPrChange w:id="597" w:author="MD. SAYEAM KHANDAKER" w:date="2024-06-12T00:21:00Z" w16du:dateUtc="2024-06-11T18:21:00Z">
              <w:rPr>
                <w:rFonts w:ascii="Times New Roman" w:hAnsi="Times New Roman" w:cs="Times New Roman"/>
                <w:szCs w:val="28"/>
              </w:rPr>
            </w:rPrChange>
          </w:rPr>
          <w:delText>proteasome</w:delText>
        </w:r>
        <w:bookmarkEnd w:id="591"/>
        <w:r w:rsidRPr="00A87B83" w:rsidDel="009727A4">
          <w:rPr>
            <w:rFonts w:ascii="Times New Roman" w:hAnsi="Times New Roman" w:cs="Times New Roman"/>
            <w:szCs w:val="28"/>
            <w:highlight w:val="yellow"/>
            <w:rPrChange w:id="598" w:author="MD. SAYEAM KHANDAKER" w:date="2024-06-12T00:21:00Z" w16du:dateUtc="2024-06-11T18:21:00Z">
              <w:rPr>
                <w:rFonts w:ascii="Times New Roman" w:hAnsi="Times New Roman" w:cs="Times New Roman"/>
                <w:szCs w:val="28"/>
              </w:rPr>
            </w:rPrChange>
          </w:rPr>
          <w:delText xml:space="preserve">, cell cycle, </w:delText>
        </w:r>
        <w:bookmarkStart w:id="599" w:name="_Hlk169044177"/>
        <w:r w:rsidRPr="00A87B83" w:rsidDel="009727A4">
          <w:rPr>
            <w:rFonts w:ascii="Times New Roman" w:hAnsi="Times New Roman" w:cs="Times New Roman"/>
            <w:szCs w:val="28"/>
            <w:highlight w:val="yellow"/>
            <w:rPrChange w:id="600" w:author="MD. SAYEAM KHANDAKER" w:date="2024-06-12T00:21:00Z" w16du:dateUtc="2024-06-11T18:21:00Z">
              <w:rPr>
                <w:rFonts w:ascii="Times New Roman" w:hAnsi="Times New Roman" w:cs="Times New Roman"/>
                <w:szCs w:val="28"/>
              </w:rPr>
            </w:rPrChange>
          </w:rPr>
          <w:delText>Huntington's disease</w:delText>
        </w:r>
        <w:bookmarkEnd w:id="599"/>
        <w:r w:rsidRPr="00A87B83" w:rsidDel="009727A4">
          <w:rPr>
            <w:rFonts w:ascii="Times New Roman" w:hAnsi="Times New Roman" w:cs="Times New Roman"/>
            <w:szCs w:val="28"/>
            <w:highlight w:val="yellow"/>
            <w:rPrChange w:id="601" w:author="MD. SAYEAM KHANDAKER" w:date="2024-06-12T00:21:00Z" w16du:dateUtc="2024-06-11T18:21:00Z">
              <w:rPr>
                <w:rFonts w:ascii="Times New Roman" w:hAnsi="Times New Roman" w:cs="Times New Roman"/>
                <w:szCs w:val="28"/>
              </w:rPr>
            </w:rPrChange>
          </w:rPr>
          <w:delText xml:space="preserve">, prion disease, </w:delText>
        </w:r>
        <w:bookmarkStart w:id="602" w:name="_Hlk169044196"/>
        <w:r w:rsidRPr="00A87B83" w:rsidDel="009727A4">
          <w:rPr>
            <w:rFonts w:ascii="Times New Roman" w:hAnsi="Times New Roman" w:cs="Times New Roman"/>
            <w:szCs w:val="28"/>
            <w:highlight w:val="yellow"/>
            <w:rPrChange w:id="603" w:author="MD. SAYEAM KHANDAKER" w:date="2024-06-12T00:21:00Z" w16du:dateUtc="2024-06-11T18:21:00Z">
              <w:rPr>
                <w:rFonts w:ascii="Times New Roman" w:hAnsi="Times New Roman" w:cs="Times New Roman"/>
                <w:szCs w:val="28"/>
              </w:rPr>
            </w:rPrChange>
          </w:rPr>
          <w:delText>Parkinson’s disease</w:delText>
        </w:r>
        <w:bookmarkEnd w:id="602"/>
        <w:r w:rsidRPr="00A87B83" w:rsidDel="009727A4">
          <w:rPr>
            <w:rFonts w:ascii="Times New Roman" w:hAnsi="Times New Roman" w:cs="Times New Roman"/>
            <w:szCs w:val="28"/>
            <w:highlight w:val="yellow"/>
            <w:rPrChange w:id="604" w:author="MD. SAYEAM KHANDAKER" w:date="2024-06-12T00:21:00Z" w16du:dateUtc="2024-06-11T18:21:00Z">
              <w:rPr>
                <w:rFonts w:ascii="Times New Roman" w:hAnsi="Times New Roman" w:cs="Times New Roman"/>
                <w:szCs w:val="28"/>
              </w:rPr>
            </w:rPrChange>
          </w:rPr>
          <w:delText xml:space="preserve">, oocyte meiosis, </w:delText>
        </w:r>
        <w:bookmarkStart w:id="605" w:name="_Hlk169044250"/>
        <w:r w:rsidRPr="00A87B83" w:rsidDel="009727A4">
          <w:rPr>
            <w:rFonts w:ascii="Times New Roman" w:hAnsi="Times New Roman" w:cs="Times New Roman"/>
            <w:szCs w:val="28"/>
            <w:highlight w:val="yellow"/>
            <w:rPrChange w:id="606" w:author="MD. SAYEAM KHANDAKER" w:date="2024-06-12T00:21:00Z" w16du:dateUtc="2024-06-11T18:21:00Z">
              <w:rPr>
                <w:rFonts w:ascii="Times New Roman" w:hAnsi="Times New Roman" w:cs="Times New Roman"/>
                <w:szCs w:val="28"/>
              </w:rPr>
            </w:rPrChange>
          </w:rPr>
          <w:delText>oxidative phosphorylation</w:delText>
        </w:r>
        <w:bookmarkEnd w:id="605"/>
        <w:r w:rsidRPr="00A87B83" w:rsidDel="009727A4">
          <w:rPr>
            <w:rFonts w:ascii="Times New Roman" w:hAnsi="Times New Roman" w:cs="Times New Roman"/>
            <w:szCs w:val="28"/>
            <w:highlight w:val="yellow"/>
            <w:rPrChange w:id="607" w:author="MD. SAYEAM KHANDAKER" w:date="2024-06-12T00:21:00Z" w16du:dateUtc="2024-06-11T18:21:00Z">
              <w:rPr>
                <w:rFonts w:ascii="Times New Roman" w:hAnsi="Times New Roman" w:cs="Times New Roman"/>
                <w:szCs w:val="28"/>
              </w:rPr>
            </w:rPrChange>
          </w:rPr>
          <w:delText>, non-alcoholic fatty liver disease, glyoxylate and dicarboxylate metabolism, cellular senescence, progesterone-mediated oocyte maturation, p53 signaling pathway, and cardiac muscle contraction</w:delText>
        </w:r>
      </w:del>
      <w:r w:rsidRPr="00A61A2D">
        <w:rPr>
          <w:rFonts w:ascii="Times New Roman" w:hAnsi="Times New Roman" w:cs="Times New Roman"/>
          <w:szCs w:val="28"/>
        </w:rPr>
        <w:t xml:space="preserve">.  </w:t>
      </w:r>
    </w:p>
    <w:p w14:paraId="4434ED22" w14:textId="77777777" w:rsidR="00A61A2D" w:rsidRPr="00E0595A" w:rsidRDefault="00A61A2D" w:rsidP="00A61A2D">
      <w:pPr>
        <w:spacing w:line="360" w:lineRule="auto"/>
        <w:jc w:val="both"/>
        <w:rPr>
          <w:rFonts w:ascii="Times New Roman" w:hAnsi="Times New Roman" w:cs="Times New Roman"/>
          <w:b/>
          <w:bCs/>
          <w:szCs w:val="28"/>
        </w:rPr>
      </w:pPr>
      <w:r w:rsidRPr="00E0595A">
        <w:rPr>
          <w:rFonts w:ascii="Times New Roman" w:hAnsi="Times New Roman" w:cs="Times New Roman"/>
          <w:b/>
          <w:bCs/>
          <w:szCs w:val="28"/>
        </w:rPr>
        <w:lastRenderedPageBreak/>
        <w:t>3.5 Establishment of PPI Network and Cluster Analysis and Hub Genes Identification</w:t>
      </w:r>
    </w:p>
    <w:p w14:paraId="09BD1220" w14:textId="2CC7BAA5" w:rsidR="0078459A" w:rsidRDefault="1035310D" w:rsidP="1035310D">
      <w:pPr>
        <w:spacing w:line="360" w:lineRule="auto"/>
        <w:jc w:val="both"/>
        <w:rPr>
          <w:rFonts w:ascii="Times New Roman" w:hAnsi="Times New Roman" w:cs="Times New Roman"/>
        </w:rPr>
      </w:pPr>
      <w:r w:rsidRPr="1035310D">
        <w:rPr>
          <w:rFonts w:ascii="Times New Roman" w:hAnsi="Times New Roman" w:cs="Times New Roman"/>
        </w:rPr>
        <w:t xml:space="preserve">The </w:t>
      </w:r>
      <w:ins w:id="608" w:author="Saifuddin Sarker" w:date="2024-06-08T22:16:00Z" w16du:dateUtc="2024-06-08T16:16:00Z">
        <w:r w:rsidR="00F54FBB">
          <w:rPr>
            <w:rFonts w:ascii="Times New Roman" w:hAnsi="Times New Roman" w:cs="Times New Roman"/>
          </w:rPr>
          <w:t>construction</w:t>
        </w:r>
      </w:ins>
      <w:ins w:id="609" w:author="MD. SAYEAM KHANDAKER" w:date="2024-06-13T01:14:00Z" w16du:dateUtc="2024-06-12T19:14:00Z">
        <w:r w:rsidR="005153DA">
          <w:rPr>
            <w:rFonts w:ascii="Times New Roman" w:hAnsi="Times New Roman" w:cs="Times New Roman"/>
          </w:rPr>
          <w:t xml:space="preserve"> </w:t>
        </w:r>
      </w:ins>
      <w:del w:id="610" w:author="Saifuddin Sarker" w:date="2024-06-08T22:16:00Z" w16du:dateUtc="2024-06-08T16:16:00Z">
        <w:r w:rsidRPr="1035310D" w:rsidDel="00F54FBB">
          <w:rPr>
            <w:rFonts w:ascii="Times New Roman" w:hAnsi="Times New Roman" w:cs="Times New Roman"/>
          </w:rPr>
          <w:delText>establishment</w:delText>
        </w:r>
      </w:del>
      <w:r w:rsidRPr="1035310D">
        <w:rPr>
          <w:rFonts w:ascii="Times New Roman" w:hAnsi="Times New Roman" w:cs="Times New Roman"/>
        </w:rPr>
        <w:t xml:space="preserve"> of PPI networks revealed intricate complex interrelations among exclusively upregulated and downregulated genes. </w:t>
      </w:r>
      <w:r w:rsidRPr="00D97D6D">
        <w:rPr>
          <w:rFonts w:ascii="Times New Roman" w:hAnsi="Times New Roman" w:cs="Times New Roman"/>
          <w:b/>
          <w:bCs/>
          <w:highlight w:val="yellow"/>
        </w:rPr>
        <w:t>Figure X1</w:t>
      </w:r>
      <w:r w:rsidRPr="1035310D">
        <w:rPr>
          <w:rFonts w:ascii="Times New Roman" w:hAnsi="Times New Roman" w:cs="Times New Roman"/>
        </w:rPr>
        <w:t xml:space="preserve"> presents the PPI network of 396 upregulated genes, comprising 204 nodes and 368 edges, while </w:t>
      </w:r>
      <w:r w:rsidRPr="00D97D6D">
        <w:rPr>
          <w:rFonts w:ascii="Times New Roman" w:hAnsi="Times New Roman" w:cs="Times New Roman"/>
          <w:b/>
          <w:bCs/>
          <w:highlight w:val="yellow"/>
        </w:rPr>
        <w:t>Figure X2</w:t>
      </w:r>
      <w:r w:rsidRPr="1035310D">
        <w:rPr>
          <w:rFonts w:ascii="Times New Roman" w:hAnsi="Times New Roman" w:cs="Times New Roman"/>
        </w:rPr>
        <w:t xml:space="preserve"> illustrates the network of 40</w:t>
      </w:r>
      <w:ins w:id="611" w:author="MD. SAYEAM KHANDAKER" w:date="2024-06-13T01:16:00Z" w16du:dateUtc="2024-06-12T19:16:00Z">
        <w:r w:rsidR="00D119DA">
          <w:rPr>
            <w:rFonts w:ascii="Times New Roman" w:hAnsi="Times New Roman" w:cs="Times New Roman"/>
          </w:rPr>
          <w:t>2</w:t>
        </w:r>
      </w:ins>
      <w:del w:id="612" w:author="MD. SAYEAM KHANDAKER" w:date="2024-06-13T01:16:00Z" w16du:dateUtc="2024-06-12T19:16:00Z">
        <w:r w:rsidRPr="1035310D" w:rsidDel="00D119DA">
          <w:rPr>
            <w:rFonts w:ascii="Times New Roman" w:hAnsi="Times New Roman" w:cs="Times New Roman"/>
          </w:rPr>
          <w:delText>7</w:delText>
        </w:r>
      </w:del>
      <w:r w:rsidRPr="1035310D">
        <w:rPr>
          <w:rFonts w:ascii="Times New Roman" w:hAnsi="Times New Roman" w:cs="Times New Roman"/>
        </w:rPr>
        <w:t xml:space="preserve"> downregulated genes, consisting of 29</w:t>
      </w:r>
      <w:ins w:id="613" w:author="Joy Prokash Debnath" w:date="2024-06-13T09:48:00Z" w16du:dateUtc="2024-06-13T03:48:00Z">
        <w:r w:rsidR="009477FE">
          <w:rPr>
            <w:rFonts w:ascii="Times New Roman" w:hAnsi="Times New Roman" w:cs="Times New Roman"/>
          </w:rPr>
          <w:t>1</w:t>
        </w:r>
      </w:ins>
      <w:del w:id="614" w:author="Joy Prokash Debnath" w:date="2024-06-13T09:48:00Z" w16du:dateUtc="2024-06-13T03:48:00Z">
        <w:r w:rsidRPr="1035310D" w:rsidDel="009477FE">
          <w:rPr>
            <w:rFonts w:ascii="Times New Roman" w:hAnsi="Times New Roman" w:cs="Times New Roman"/>
          </w:rPr>
          <w:delText>9</w:delText>
        </w:r>
      </w:del>
      <w:r w:rsidRPr="1035310D">
        <w:rPr>
          <w:rFonts w:ascii="Times New Roman" w:hAnsi="Times New Roman" w:cs="Times New Roman"/>
        </w:rPr>
        <w:t xml:space="preserve"> nodes and 18</w:t>
      </w:r>
      <w:ins w:id="615" w:author="Joy Prokash Debnath" w:date="2024-06-13T09:48:00Z" w16du:dateUtc="2024-06-13T03:48:00Z">
        <w:r w:rsidR="009477FE">
          <w:rPr>
            <w:rFonts w:ascii="Times New Roman" w:hAnsi="Times New Roman" w:cs="Times New Roman"/>
          </w:rPr>
          <w:t>49</w:t>
        </w:r>
      </w:ins>
      <w:del w:id="616" w:author="Joy Prokash Debnath" w:date="2024-06-13T09:48:00Z" w16du:dateUtc="2024-06-13T03:48:00Z">
        <w:r w:rsidRPr="1035310D" w:rsidDel="009477FE">
          <w:rPr>
            <w:rFonts w:ascii="Times New Roman" w:hAnsi="Times New Roman" w:cs="Times New Roman"/>
          </w:rPr>
          <w:delText>79</w:delText>
        </w:r>
      </w:del>
      <w:r w:rsidRPr="1035310D">
        <w:rPr>
          <w:rFonts w:ascii="Times New Roman" w:hAnsi="Times New Roman" w:cs="Times New Roman"/>
        </w:rPr>
        <w:t xml:space="preserve"> edges. From these networks, we extracted the top 3 clusters for both upregulated and downregulated genes, respectively (</w:t>
      </w:r>
      <w:r w:rsidRPr="00D97D6D">
        <w:rPr>
          <w:rFonts w:ascii="Times New Roman" w:hAnsi="Times New Roman" w:cs="Times New Roman"/>
          <w:b/>
          <w:bCs/>
        </w:rPr>
        <w:t>Figure 6 B-C</w:t>
      </w:r>
      <w:r w:rsidRPr="1035310D">
        <w:rPr>
          <w:rFonts w:ascii="Times New Roman" w:hAnsi="Times New Roman" w:cs="Times New Roman"/>
        </w:rPr>
        <w:t xml:space="preserve">). Detailed information regarding these clusters, including cluster numbers, MCODE scores, node IDs, node numbers, and edge numbers, is provided in </w:t>
      </w:r>
      <w:r w:rsidRPr="00D97D6D">
        <w:rPr>
          <w:rFonts w:ascii="Times New Roman" w:hAnsi="Times New Roman" w:cs="Times New Roman"/>
          <w:highlight w:val="yellow"/>
        </w:rPr>
        <w:t>Supplementary Table X and Table Y</w:t>
      </w:r>
      <w:r w:rsidRPr="1035310D">
        <w:rPr>
          <w:rFonts w:ascii="Times New Roman" w:hAnsi="Times New Roman" w:cs="Times New Roman"/>
        </w:rPr>
        <w:t>. Additionally, two hubs were identified from each PPI network, each containing 10 hub genes (</w:t>
      </w:r>
      <w:r w:rsidRPr="00D97D6D">
        <w:rPr>
          <w:rFonts w:ascii="Times New Roman" w:hAnsi="Times New Roman" w:cs="Times New Roman"/>
          <w:b/>
          <w:bCs/>
        </w:rPr>
        <w:t>Figure 6 D</w:t>
      </w:r>
      <w:r w:rsidRPr="1035310D">
        <w:rPr>
          <w:rFonts w:ascii="Times New Roman" w:hAnsi="Times New Roman" w:cs="Times New Roman"/>
        </w:rPr>
        <w:t xml:space="preserve">). </w:t>
      </w:r>
      <w:r w:rsidR="0078459A" w:rsidRPr="0078459A">
        <w:rPr>
          <w:rFonts w:ascii="Times New Roman" w:hAnsi="Times New Roman" w:cs="Times New Roman"/>
        </w:rPr>
        <w:t>Strikingly, 1</w:t>
      </w:r>
      <w:r w:rsidR="00EC185D">
        <w:rPr>
          <w:rFonts w:ascii="Times New Roman" w:hAnsi="Times New Roman" w:cs="Times New Roman"/>
        </w:rPr>
        <w:t>3</w:t>
      </w:r>
      <w:r w:rsidR="0078459A" w:rsidRPr="0078459A">
        <w:rPr>
          <w:rFonts w:ascii="Times New Roman" w:hAnsi="Times New Roman" w:cs="Times New Roman"/>
        </w:rPr>
        <w:t xml:space="preserve"> DEGs were found common between the hubs and clusters</w:t>
      </w:r>
      <w:ins w:id="617" w:author="Joy Prokash Debnath" w:date="2024-06-13T10:04:00Z" w16du:dateUtc="2024-06-13T04:04:00Z">
        <w:r w:rsidR="006C3C3F">
          <w:rPr>
            <w:rFonts w:ascii="Times New Roman" w:hAnsi="Times New Roman" w:cs="Times New Roman"/>
          </w:rPr>
          <w:t xml:space="preserve"> </w:t>
        </w:r>
        <w:r w:rsidR="006C3C3F" w:rsidRPr="006C3C3F">
          <w:rPr>
            <w:rFonts w:ascii="Times New Roman" w:hAnsi="Times New Roman" w:cs="Times New Roman"/>
            <w:b/>
            <w:bCs/>
            <w:rPrChange w:id="618" w:author="Joy Prokash Debnath" w:date="2024-06-13T10:04:00Z" w16du:dateUtc="2024-06-13T04:04:00Z">
              <w:rPr>
                <w:rFonts w:ascii="Times New Roman" w:hAnsi="Times New Roman" w:cs="Times New Roman"/>
              </w:rPr>
            </w:rPrChange>
          </w:rPr>
          <w:t>(FIgureX_HEATMAP_13)</w:t>
        </w:r>
      </w:ins>
      <w:r w:rsidR="0078459A" w:rsidRPr="006C3C3F">
        <w:rPr>
          <w:rFonts w:ascii="Times New Roman" w:hAnsi="Times New Roman" w:cs="Times New Roman"/>
        </w:rPr>
        <w:t>,</w:t>
      </w:r>
      <w:r w:rsidR="0078459A" w:rsidRPr="006C3C3F">
        <w:rPr>
          <w:rFonts w:ascii="Times New Roman" w:hAnsi="Times New Roman" w:cs="Times New Roman"/>
          <w:highlight w:val="yellow"/>
          <w:rPrChange w:id="619" w:author="Joy Prokash Debnath" w:date="2024-06-13T10:04:00Z" w16du:dateUtc="2024-06-13T04:04:00Z">
            <w:rPr>
              <w:rFonts w:ascii="Times New Roman" w:hAnsi="Times New Roman" w:cs="Times New Roman"/>
            </w:rPr>
          </w:rPrChange>
        </w:rPr>
        <w:t xml:space="preserve"> </w:t>
      </w:r>
      <w:ins w:id="620" w:author="MD. SAYEAM KHANDAKER" w:date="2024-06-13T01:17:00Z" w16du:dateUtc="2024-06-12T19:17:00Z">
        <w:r w:rsidR="00D119DA">
          <w:rPr>
            <w:rFonts w:ascii="Times New Roman" w:hAnsi="Times New Roman" w:cs="Times New Roman"/>
            <w:highlight w:val="yellow"/>
          </w:rPr>
          <w:t>2</w:t>
        </w:r>
      </w:ins>
      <w:ins w:id="621" w:author="MD. SAYEAM KHANDAKER" w:date="2024-06-13T01:18:00Z" w16du:dateUtc="2024-06-12T19:18:00Z">
        <w:r w:rsidR="00D119DA">
          <w:rPr>
            <w:rFonts w:ascii="Times New Roman" w:hAnsi="Times New Roman" w:cs="Times New Roman"/>
            <w:highlight w:val="yellow"/>
          </w:rPr>
          <w:t xml:space="preserve">7 </w:t>
        </w:r>
      </w:ins>
      <w:del w:id="622" w:author="MD. SAYEAM KHANDAKER" w:date="2024-06-13T01:17:00Z" w16du:dateUtc="2024-06-12T19:17:00Z">
        <w:r w:rsidR="0078459A" w:rsidRPr="00D119DA" w:rsidDel="00D119DA">
          <w:rPr>
            <w:rFonts w:ascii="Times New Roman" w:hAnsi="Times New Roman" w:cs="Times New Roman"/>
            <w:highlight w:val="yellow"/>
            <w:rPrChange w:id="623" w:author="MD. SAYEAM KHANDAKER" w:date="2024-06-13T01:17:00Z" w16du:dateUtc="2024-06-12T19:17:00Z">
              <w:rPr>
                <w:rFonts w:ascii="Times New Roman" w:hAnsi="Times New Roman" w:cs="Times New Roman"/>
              </w:rPr>
            </w:rPrChange>
          </w:rPr>
          <w:delText>11</w:delText>
        </w:r>
      </w:del>
      <w:r w:rsidR="0078459A" w:rsidRPr="00D119DA">
        <w:rPr>
          <w:rFonts w:ascii="Times New Roman" w:hAnsi="Times New Roman" w:cs="Times New Roman"/>
          <w:highlight w:val="yellow"/>
          <w:rPrChange w:id="624" w:author="MD. SAYEAM KHANDAKER" w:date="2024-06-13T01:17:00Z" w16du:dateUtc="2024-06-12T19:17:00Z">
            <w:rPr>
              <w:rFonts w:ascii="Times New Roman" w:hAnsi="Times New Roman" w:cs="Times New Roman"/>
            </w:rPr>
          </w:rPrChange>
        </w:rPr>
        <w:t xml:space="preserve"> DEGs</w:t>
      </w:r>
      <w:r w:rsidR="0078459A" w:rsidRPr="0078459A">
        <w:rPr>
          <w:rFonts w:ascii="Times New Roman" w:hAnsi="Times New Roman" w:cs="Times New Roman"/>
        </w:rPr>
        <w:t xml:space="preserve"> common between all clades, and </w:t>
      </w:r>
      <w:ins w:id="625" w:author="MD. SAYEAM KHANDAKER" w:date="2024-06-13T02:08:00Z" w16du:dateUtc="2024-06-12T20:08:00Z">
        <w:r w:rsidR="006379D0">
          <w:rPr>
            <w:rFonts w:ascii="Times New Roman" w:hAnsi="Times New Roman" w:cs="Times New Roman"/>
            <w:highlight w:val="yellow"/>
          </w:rPr>
          <w:t xml:space="preserve">14 </w:t>
        </w:r>
      </w:ins>
      <w:del w:id="626" w:author="MD. SAYEAM KHANDAKER" w:date="2024-06-13T02:08:00Z" w16du:dateUtc="2024-06-12T20:08:00Z">
        <w:r w:rsidR="0078459A" w:rsidRPr="00D119DA" w:rsidDel="006379D0">
          <w:rPr>
            <w:rFonts w:ascii="Times New Roman" w:hAnsi="Times New Roman" w:cs="Times New Roman"/>
            <w:highlight w:val="yellow"/>
            <w:rPrChange w:id="627" w:author="MD. SAYEAM KHANDAKER" w:date="2024-06-13T01:17:00Z" w16du:dateUtc="2024-06-12T19:17:00Z">
              <w:rPr>
                <w:rFonts w:ascii="Times New Roman" w:hAnsi="Times New Roman" w:cs="Times New Roman"/>
              </w:rPr>
            </w:rPrChange>
          </w:rPr>
          <w:delText>6</w:delText>
        </w:r>
      </w:del>
      <w:del w:id="628" w:author="Joy Prokash Debnath" w:date="2024-06-13T09:48:00Z" w16du:dateUtc="2024-06-13T03:48:00Z">
        <w:r w:rsidR="0078459A" w:rsidRPr="00D119DA" w:rsidDel="009477FE">
          <w:rPr>
            <w:rFonts w:ascii="Times New Roman" w:hAnsi="Times New Roman" w:cs="Times New Roman"/>
            <w:highlight w:val="yellow"/>
            <w:rPrChange w:id="629" w:author="MD. SAYEAM KHANDAKER" w:date="2024-06-13T01:17:00Z" w16du:dateUtc="2024-06-12T19:17:00Z">
              <w:rPr>
                <w:rFonts w:ascii="Times New Roman" w:hAnsi="Times New Roman" w:cs="Times New Roman"/>
              </w:rPr>
            </w:rPrChange>
          </w:rPr>
          <w:delText xml:space="preserve"> </w:delText>
        </w:r>
      </w:del>
      <w:r w:rsidR="0078459A" w:rsidRPr="00D119DA">
        <w:rPr>
          <w:rFonts w:ascii="Times New Roman" w:hAnsi="Times New Roman" w:cs="Times New Roman"/>
          <w:highlight w:val="yellow"/>
          <w:rPrChange w:id="630" w:author="MD. SAYEAM KHANDAKER" w:date="2024-06-13T01:17:00Z" w16du:dateUtc="2024-06-12T19:17:00Z">
            <w:rPr>
              <w:rFonts w:ascii="Times New Roman" w:hAnsi="Times New Roman" w:cs="Times New Roman"/>
            </w:rPr>
          </w:rPrChange>
        </w:rPr>
        <w:t>DEGs</w:t>
      </w:r>
      <w:r w:rsidR="0078459A" w:rsidRPr="0078459A">
        <w:rPr>
          <w:rFonts w:ascii="Times New Roman" w:hAnsi="Times New Roman" w:cs="Times New Roman"/>
        </w:rPr>
        <w:t xml:space="preserve"> showed unique expression only in old MPXV</w:t>
      </w:r>
      <w:r w:rsidRPr="1035310D">
        <w:rPr>
          <w:rFonts w:ascii="Times New Roman" w:hAnsi="Times New Roman" w:cs="Times New Roman"/>
        </w:rPr>
        <w:t xml:space="preserve">. </w:t>
      </w:r>
      <w:r w:rsidR="0078459A" w:rsidRPr="0078459A">
        <w:rPr>
          <w:rFonts w:ascii="Times New Roman" w:hAnsi="Times New Roman" w:cs="Times New Roman"/>
        </w:rPr>
        <w:t>Following the identification, the correlation among the key genes of 2022 MPXV, MPXV, and old MPXV was demonstrated by a correlation plot</w:t>
      </w:r>
      <w:r w:rsidR="00E7018A">
        <w:rPr>
          <w:rFonts w:ascii="Times New Roman" w:hAnsi="Times New Roman" w:cs="Times New Roman"/>
        </w:rPr>
        <w:t xml:space="preserve"> (</w:t>
      </w:r>
      <w:r w:rsidR="00E7018A" w:rsidRPr="00D97D6D">
        <w:rPr>
          <w:rFonts w:ascii="Times New Roman" w:hAnsi="Times New Roman" w:cs="Times New Roman"/>
          <w:b/>
          <w:bCs/>
          <w:highlight w:val="yellow"/>
        </w:rPr>
        <w:t>Figure</w:t>
      </w:r>
      <w:ins w:id="631" w:author="Joy Prokash Debnath" w:date="2024-06-13T09:56:00Z" w16du:dateUtc="2024-06-13T03:56:00Z">
        <w:r w:rsidR="002E3636">
          <w:rPr>
            <w:rFonts w:ascii="Times New Roman" w:hAnsi="Times New Roman" w:cs="Times New Roman"/>
            <w:b/>
            <w:bCs/>
          </w:rPr>
          <w:t>/Supplementary</w:t>
        </w:r>
      </w:ins>
      <w:del w:id="632" w:author="Joy Prokash Debnath" w:date="2024-06-13T09:56:00Z" w16du:dateUtc="2024-06-13T03:56:00Z">
        <w:r w:rsidR="00E7018A" w:rsidRPr="00D97D6D" w:rsidDel="002E3636">
          <w:rPr>
            <w:rFonts w:ascii="Times New Roman" w:hAnsi="Times New Roman" w:cs="Times New Roman"/>
            <w:b/>
            <w:bCs/>
            <w:highlight w:val="yellow"/>
          </w:rPr>
          <w:delText>-</w:delText>
        </w:r>
      </w:del>
      <w:r w:rsidR="00E7018A">
        <w:rPr>
          <w:rFonts w:ascii="Times New Roman" w:hAnsi="Times New Roman" w:cs="Times New Roman"/>
        </w:rPr>
        <w:t>)</w:t>
      </w:r>
      <w:r w:rsidR="0078459A" w:rsidRPr="0078459A">
        <w:rPr>
          <w:rFonts w:ascii="Times New Roman" w:hAnsi="Times New Roman" w:cs="Times New Roman"/>
        </w:rPr>
        <w:t xml:space="preserve">. </w:t>
      </w:r>
    </w:p>
    <w:p w14:paraId="5EDB700C" w14:textId="7F3A8B54" w:rsidR="00C05141" w:rsidDel="00BB09E0" w:rsidRDefault="00C05141" w:rsidP="1035310D">
      <w:pPr>
        <w:spacing w:line="360" w:lineRule="auto"/>
        <w:jc w:val="both"/>
        <w:rPr>
          <w:del w:id="633" w:author="Joy Prokash Debnath" w:date="2024-06-08T00:09:00Z" w16du:dateUtc="2024-06-07T18:09:00Z"/>
          <w:rFonts w:ascii="Times New Roman" w:hAnsi="Times New Roman" w:cs="Times New Roman"/>
          <w:b/>
          <w:bCs/>
        </w:rPr>
      </w:pPr>
      <w:del w:id="634" w:author="Joy Prokash Debnath" w:date="2024-06-08T00:09:00Z" w16du:dateUtc="2024-06-07T18:09:00Z">
        <w:r w:rsidRPr="00D97D6D" w:rsidDel="00BB09E0">
          <w:rPr>
            <w:rFonts w:ascii="Times New Roman" w:hAnsi="Times New Roman" w:cs="Times New Roman"/>
            <w:b/>
            <w:bCs/>
          </w:rPr>
          <w:delText>3.6 Correlation Analysis, ML-Based Biomarker Screening, and ROC Curve Evaluation</w:delText>
        </w:r>
      </w:del>
    </w:p>
    <w:p w14:paraId="79AF4171" w14:textId="2B2E9D9F" w:rsidR="00701394" w:rsidDel="00BB09E0" w:rsidRDefault="00701394" w:rsidP="1035310D">
      <w:pPr>
        <w:spacing w:line="360" w:lineRule="auto"/>
        <w:jc w:val="both"/>
        <w:rPr>
          <w:del w:id="635" w:author="Joy Prokash Debnath" w:date="2024-06-08T00:09:00Z" w16du:dateUtc="2024-06-07T18:09:00Z"/>
          <w:rFonts w:ascii="Times New Roman" w:hAnsi="Times New Roman" w:cs="Times New Roman"/>
        </w:rPr>
      </w:pPr>
      <w:del w:id="636" w:author="Joy Prokash Debnath" w:date="2024-06-08T00:09:00Z" w16du:dateUtc="2024-06-07T18:09:00Z">
        <w:r w:rsidRPr="00701394" w:rsidDel="00BB09E0">
          <w:rPr>
            <w:rFonts w:ascii="Times New Roman" w:hAnsi="Times New Roman" w:cs="Times New Roman"/>
          </w:rPr>
          <w:delText xml:space="preserve">In the context of 2022 MPXV infection, 13 key genes were validated as promising biomarkers using logistic regression and Random Forest (RF) models, demonstrating exceptional predictive accuracy for infection outcomes. ROC analysis indicated that all </w:delText>
        </w:r>
      </w:del>
      <w:del w:id="637" w:author="Joy Prokash Debnath" w:date="2024-06-08T00:06:00Z" w16du:dateUtc="2024-06-07T18:06:00Z">
        <w:r w:rsidRPr="00701394" w:rsidDel="00E147A6">
          <w:rPr>
            <w:rFonts w:ascii="Times New Roman" w:hAnsi="Times New Roman" w:cs="Times New Roman"/>
          </w:rPr>
          <w:delText>14</w:delText>
        </w:r>
      </w:del>
      <w:del w:id="638" w:author="Joy Prokash Debnath" w:date="2024-06-08T00:09:00Z" w16du:dateUtc="2024-06-07T18:09:00Z">
        <w:r w:rsidRPr="00701394" w:rsidDel="00BB09E0">
          <w:rPr>
            <w:rFonts w:ascii="Times New Roman" w:hAnsi="Times New Roman" w:cs="Times New Roman"/>
          </w:rPr>
          <w:delText xml:space="preserve"> DEGs exhibited high sensitivity and specificity (AUC &gt; 0.7) in both models, with logistic regression providing a more precise fit. Additionally, the AUC values of other key genes were assessed </w:delText>
        </w:r>
        <w:r w:rsidRPr="002C15FB" w:rsidDel="00BB09E0">
          <w:rPr>
            <w:rFonts w:ascii="Times New Roman" w:hAnsi="Times New Roman" w:cs="Times New Roman"/>
            <w:highlight w:val="cyan"/>
            <w:rPrChange w:id="639" w:author="Joy Prokash Debnath" w:date="2024-06-08T00:08:00Z" w16du:dateUtc="2024-06-07T18:08:00Z">
              <w:rPr>
                <w:rFonts w:ascii="Times New Roman" w:hAnsi="Times New Roman" w:cs="Times New Roman"/>
              </w:rPr>
            </w:rPrChange>
          </w:rPr>
          <w:delText xml:space="preserve">for both </w:delText>
        </w:r>
      </w:del>
      <w:del w:id="640" w:author="Joy Prokash Debnath" w:date="2024-06-08T00:07:00Z" w16du:dateUtc="2024-06-07T18:07:00Z">
        <w:r w:rsidR="002651D5" w:rsidRPr="002C15FB" w:rsidDel="0006480C">
          <w:rPr>
            <w:rFonts w:ascii="Times New Roman" w:hAnsi="Times New Roman" w:cs="Times New Roman"/>
            <w:highlight w:val="cyan"/>
            <w:rPrChange w:id="641" w:author="Joy Prokash Debnath" w:date="2024-06-08T00:08:00Z" w16du:dateUtc="2024-06-07T18:08:00Z">
              <w:rPr>
                <w:rFonts w:ascii="Times New Roman" w:hAnsi="Times New Roman" w:cs="Times New Roman"/>
              </w:rPr>
            </w:rPrChange>
          </w:rPr>
          <w:delText xml:space="preserve"> </w:delText>
        </w:r>
      </w:del>
      <w:del w:id="642" w:author="Joy Prokash Debnath" w:date="2024-06-08T00:09:00Z" w16du:dateUtc="2024-06-07T18:09:00Z">
        <w:r w:rsidR="002651D5" w:rsidRPr="002C15FB" w:rsidDel="00BB09E0">
          <w:rPr>
            <w:rFonts w:ascii="Times New Roman" w:hAnsi="Times New Roman" w:cs="Times New Roman"/>
            <w:highlight w:val="cyan"/>
            <w:rPrChange w:id="643" w:author="Joy Prokash Debnath" w:date="2024-06-08T00:08:00Z" w16du:dateUtc="2024-06-07T18:08:00Z">
              <w:rPr>
                <w:rFonts w:ascii="Times New Roman" w:hAnsi="Times New Roman" w:cs="Times New Roman"/>
              </w:rPr>
            </w:rPrChange>
          </w:rPr>
          <w:delText xml:space="preserve">the </w:delText>
        </w:r>
        <w:r w:rsidRPr="002C15FB" w:rsidDel="00BB09E0">
          <w:rPr>
            <w:rFonts w:ascii="Times New Roman" w:hAnsi="Times New Roman" w:cs="Times New Roman"/>
            <w:highlight w:val="cyan"/>
            <w:rPrChange w:id="644" w:author="Joy Prokash Debnath" w:date="2024-06-08T00:08:00Z" w16du:dateUtc="2024-06-07T18:08:00Z">
              <w:rPr>
                <w:rFonts w:ascii="Times New Roman" w:hAnsi="Times New Roman" w:cs="Times New Roman"/>
              </w:rPr>
            </w:rPrChange>
          </w:rPr>
          <w:delText>2022 MPXV and older MPXV infection outcomes,</w:delText>
        </w:r>
        <w:r w:rsidRPr="00701394" w:rsidDel="00BB09E0">
          <w:rPr>
            <w:rFonts w:ascii="Times New Roman" w:hAnsi="Times New Roman" w:cs="Times New Roman"/>
          </w:rPr>
          <w:delText xml:space="preserve"> with all scores detailed in </w:delText>
        </w:r>
        <w:r w:rsidRPr="00D97D6D" w:rsidDel="00BB09E0">
          <w:rPr>
            <w:rFonts w:ascii="Times New Roman" w:hAnsi="Times New Roman" w:cs="Times New Roman"/>
            <w:b/>
            <w:bCs/>
            <w:highlight w:val="yellow"/>
          </w:rPr>
          <w:delText>Figure (X)</w:delText>
        </w:r>
        <w:r w:rsidRPr="00701394" w:rsidDel="00BB09E0">
          <w:rPr>
            <w:rFonts w:ascii="Times New Roman" w:hAnsi="Times New Roman" w:cs="Times New Roman"/>
          </w:rPr>
          <w:delText>. The mean decrease in the Gini plot was employed to rank the genes according to their importance scores.</w:delText>
        </w:r>
      </w:del>
    </w:p>
    <w:p w14:paraId="0F5A474B" w14:textId="4E185A2D" w:rsidR="00951CFB" w:rsidRPr="00C05141" w:rsidDel="00BB09E0" w:rsidRDefault="00951CFB" w:rsidP="1035310D">
      <w:pPr>
        <w:spacing w:line="360" w:lineRule="auto"/>
        <w:jc w:val="both"/>
        <w:rPr>
          <w:del w:id="645" w:author="Joy Prokash Debnath" w:date="2024-06-08T00:09:00Z" w16du:dateUtc="2024-06-07T18:09:00Z"/>
          <w:rFonts w:ascii="Times New Roman" w:hAnsi="Times New Roman" w:cs="Times New Roman"/>
        </w:rPr>
      </w:pPr>
      <w:del w:id="646" w:author="Joy Prokash Debnath" w:date="2024-06-08T00:09:00Z" w16du:dateUtc="2024-06-07T18:09:00Z">
        <w:r w:rsidRPr="00D97D6D" w:rsidDel="00BB09E0">
          <w:rPr>
            <w:rFonts w:ascii="Times New Roman" w:hAnsi="Times New Roman" w:cs="Times New Roman"/>
            <w:highlight w:val="yellow"/>
          </w:rPr>
          <w:delText>Furthermore, ROC analysis demonstrated that all 13 DEGs exhibit high sensitivity and specificity, with an AUC of 1 for 13 genes (SMAD4, CTBP2, TXNRD1, HSPG2, CCNA2, CCNB1, CCNB2, BUB1, AURKA, KIF11, CDC20, RRM2, UBE2C), while BUB1B showed an AUC of .963.</w:delText>
        </w:r>
        <w:r w:rsidRPr="1035310D" w:rsidDel="00BB09E0">
          <w:rPr>
            <w:rFonts w:ascii="Times New Roman" w:hAnsi="Times New Roman" w:cs="Times New Roman"/>
          </w:rPr>
          <w:delText xml:space="preserve"> </w:delText>
        </w:r>
      </w:del>
    </w:p>
    <w:p w14:paraId="37255320" w14:textId="4B6029D6" w:rsidR="00A61A2D" w:rsidRPr="00E0595A" w:rsidRDefault="00A61A2D" w:rsidP="00A61A2D">
      <w:pPr>
        <w:spacing w:line="360" w:lineRule="auto"/>
        <w:jc w:val="both"/>
        <w:rPr>
          <w:rFonts w:ascii="Times New Roman" w:hAnsi="Times New Roman" w:cs="Times New Roman"/>
          <w:b/>
          <w:bCs/>
          <w:szCs w:val="28"/>
        </w:rPr>
      </w:pPr>
      <w:r w:rsidRPr="00E0595A">
        <w:rPr>
          <w:rFonts w:ascii="Times New Roman" w:hAnsi="Times New Roman" w:cs="Times New Roman"/>
          <w:b/>
          <w:bCs/>
          <w:szCs w:val="28"/>
        </w:rPr>
        <w:t>3.</w:t>
      </w:r>
      <w:ins w:id="647" w:author="Joy Prokash Debnath" w:date="2024-06-08T00:09:00Z" w16du:dateUtc="2024-06-07T18:09:00Z">
        <w:r w:rsidR="00BB09E0">
          <w:rPr>
            <w:rFonts w:ascii="Times New Roman" w:hAnsi="Times New Roman" w:cs="Times New Roman"/>
            <w:b/>
            <w:bCs/>
            <w:szCs w:val="28"/>
          </w:rPr>
          <w:t>6</w:t>
        </w:r>
      </w:ins>
      <w:del w:id="648" w:author="Joy Prokash Debnath" w:date="2024-06-08T00:09:00Z" w16du:dateUtc="2024-06-07T18:09:00Z">
        <w:r w:rsidR="00C05141" w:rsidDel="00BB09E0">
          <w:rPr>
            <w:rFonts w:ascii="Times New Roman" w:hAnsi="Times New Roman" w:cs="Times New Roman"/>
            <w:b/>
            <w:bCs/>
            <w:szCs w:val="28"/>
          </w:rPr>
          <w:delText>7</w:delText>
        </w:r>
      </w:del>
      <w:r w:rsidRPr="00E0595A">
        <w:rPr>
          <w:rFonts w:ascii="Times New Roman" w:hAnsi="Times New Roman" w:cs="Times New Roman"/>
          <w:b/>
          <w:bCs/>
          <w:szCs w:val="28"/>
        </w:rPr>
        <w:t xml:space="preserve"> Gene Set Enrichment Analysis Highlights Critical Upregulation in TNF-α Signaling and Downregulation Across Multiple Pathways</w:t>
      </w:r>
    </w:p>
    <w:p w14:paraId="5D42EC8F" w14:textId="3FAB3665" w:rsidR="00B15B5D" w:rsidRDefault="00A61A2D" w:rsidP="00A61A2D">
      <w:pPr>
        <w:spacing w:line="360" w:lineRule="auto"/>
        <w:jc w:val="both"/>
        <w:rPr>
          <w:ins w:id="649" w:author="Joy Prokash Debnath" w:date="2024-06-08T00:09:00Z" w16du:dateUtc="2024-06-07T18:09:00Z"/>
          <w:rFonts w:ascii="Times New Roman" w:hAnsi="Times New Roman" w:cs="Times New Roman"/>
          <w:szCs w:val="28"/>
        </w:rPr>
      </w:pPr>
      <w:r w:rsidRPr="00A61A2D">
        <w:rPr>
          <w:rFonts w:ascii="Times New Roman" w:hAnsi="Times New Roman" w:cs="Times New Roman"/>
          <w:szCs w:val="28"/>
        </w:rPr>
        <w:t xml:space="preserve">Gene Set Enrichment Analysis (GSEA) was conducted on </w:t>
      </w:r>
      <w:ins w:id="650" w:author="MD. SAYEAM KHANDAKER" w:date="2024-06-13T01:16:00Z" w16du:dateUtc="2024-06-12T19:16:00Z">
        <w:r w:rsidR="005153DA">
          <w:rPr>
            <w:rFonts w:ascii="Times New Roman" w:hAnsi="Times New Roman" w:cs="Times New Roman"/>
            <w:szCs w:val="28"/>
          </w:rPr>
          <w:t xml:space="preserve">798 </w:t>
        </w:r>
      </w:ins>
      <w:del w:id="651" w:author="MD. SAYEAM KHANDAKER" w:date="2024-06-13T01:15:00Z" w16du:dateUtc="2024-06-12T19:15:00Z">
        <w:r w:rsidRPr="00A61A2D" w:rsidDel="005153DA">
          <w:rPr>
            <w:rFonts w:ascii="Times New Roman" w:hAnsi="Times New Roman" w:cs="Times New Roman"/>
            <w:szCs w:val="28"/>
          </w:rPr>
          <w:delText>803</w:delText>
        </w:r>
      </w:del>
      <w:r w:rsidRPr="00A61A2D">
        <w:rPr>
          <w:rFonts w:ascii="Times New Roman" w:hAnsi="Times New Roman" w:cs="Times New Roman"/>
          <w:szCs w:val="28"/>
        </w:rPr>
        <w:t xml:space="preserve"> genes exclusively expressed in response to Clade IIb infection. Among 50 predefined hallmark gene sets, only 7 showed statistical significance (FDR &lt; 0.05). Prominently, the TNF-α signaling via NF-κB pathway exhibited the highest Enrichment Score (ES) of 0.5893 (adjusted p-value of 0.0025), indicating significant upregulation, facilitated by genes such as SLC2A3, ATP2B1, SERPINE1, VEGFA, SDC4, BHLHE40, and TGIF1. In contrast, genes including EDN1, MAP3K8, IL1A, SGK1, TNFSF9, TUBB2A, RHOB, PLK2, and SERPINB2 were downregulated, suggesting reduced activity in this signaling route. Moreover, six other pathways demonstrated negative ES scores, reflecting decreased activity or downregulation in Clade IIb relative to the mock contrast. These pathways included Oxidative Phosphorylation (-0.5761), E2F Targets (-0.4659), IFN-α Response (-0.4753), Bile Acid Metabolism (-0.4588), KRAS Signaling DN (-0.3949), and Adipogenesis (-0.389). Detailed information on the overlapping genes and their associated hallmark pathways is provided in the supplementary file.</w:t>
      </w:r>
    </w:p>
    <w:p w14:paraId="76B1D5F8" w14:textId="13FB6D02" w:rsidR="002E3636" w:rsidRPr="00DF6120" w:rsidRDefault="002E3636" w:rsidP="002E3636">
      <w:pPr>
        <w:spacing w:line="360" w:lineRule="auto"/>
        <w:jc w:val="both"/>
        <w:rPr>
          <w:ins w:id="652" w:author="Joy Prokash Debnath" w:date="2024-06-13T09:59:00Z" w16du:dateUtc="2024-06-13T03:59:00Z"/>
          <w:rFonts w:ascii="Times New Roman" w:hAnsi="Times New Roman" w:cs="Times New Roman"/>
          <w:b/>
          <w:bCs/>
          <w:szCs w:val="28"/>
        </w:rPr>
      </w:pPr>
      <w:ins w:id="653" w:author="Joy Prokash Debnath" w:date="2024-06-13T09:59:00Z" w16du:dateUtc="2024-06-13T03:59:00Z">
        <w:r w:rsidRPr="00DF6120">
          <w:rPr>
            <w:rFonts w:ascii="Times New Roman" w:hAnsi="Times New Roman" w:cs="Times New Roman"/>
            <w:b/>
            <w:bCs/>
            <w:szCs w:val="28"/>
          </w:rPr>
          <w:t>3.</w:t>
        </w:r>
        <w:r>
          <w:rPr>
            <w:rFonts w:ascii="Times New Roman" w:hAnsi="Times New Roman" w:cs="Times New Roman"/>
            <w:b/>
            <w:bCs/>
            <w:szCs w:val="28"/>
          </w:rPr>
          <w:t>7</w:t>
        </w:r>
        <w:r w:rsidRPr="00DF6120">
          <w:rPr>
            <w:rFonts w:ascii="Times New Roman" w:hAnsi="Times New Roman" w:cs="Times New Roman"/>
            <w:b/>
            <w:bCs/>
            <w:szCs w:val="28"/>
          </w:rPr>
          <w:t xml:space="preserve"> Identification of Candidate Drugs</w:t>
        </w:r>
      </w:ins>
    </w:p>
    <w:p w14:paraId="5FB690F5" w14:textId="04443456" w:rsidR="002E3636" w:rsidRPr="002E3636" w:rsidRDefault="002E3636" w:rsidP="002E3636">
      <w:pPr>
        <w:spacing w:line="360" w:lineRule="auto"/>
        <w:jc w:val="both"/>
        <w:rPr>
          <w:ins w:id="654" w:author="Joy Prokash Debnath" w:date="2024-06-13T09:59:00Z" w16du:dateUtc="2024-06-13T03:59:00Z"/>
          <w:rFonts w:ascii="Times New Roman" w:hAnsi="Times New Roman" w:cs="Times New Roman"/>
          <w:szCs w:val="24"/>
          <w:rPrChange w:id="655" w:author="Joy Prokash Debnath" w:date="2024-06-13T09:59:00Z" w16du:dateUtc="2024-06-13T03:59:00Z">
            <w:rPr>
              <w:ins w:id="656" w:author="Joy Prokash Debnath" w:date="2024-06-13T09:59:00Z" w16du:dateUtc="2024-06-13T03:59:00Z"/>
              <w:rFonts w:ascii="Times New Roman" w:hAnsi="Times New Roman" w:cs="Times New Roman"/>
              <w:b/>
              <w:bCs/>
            </w:rPr>
          </w:rPrChange>
        </w:rPr>
      </w:pPr>
      <w:ins w:id="657" w:author="Joy Prokash Debnath" w:date="2024-06-13T09:59:00Z" w16du:dateUtc="2024-06-13T03:59:00Z">
        <w:r w:rsidRPr="00E16176">
          <w:rPr>
            <w:rFonts w:ascii="Times New Roman" w:hAnsi="Times New Roman" w:cs="Times New Roman"/>
            <w:szCs w:val="24"/>
          </w:rPr>
          <w:lastRenderedPageBreak/>
          <w:t xml:space="preserve">The top candidates of 2022 MPXV infection were identified including </w:t>
        </w:r>
        <w:r>
          <w:rPr>
            <w:rFonts w:ascii="Times New Roman" w:hAnsi="Times New Roman" w:cs="Times New Roman"/>
            <w:szCs w:val="24"/>
          </w:rPr>
          <w:t>E</w:t>
        </w:r>
        <w:r w:rsidRPr="006975D8">
          <w:rPr>
            <w:rFonts w:ascii="Times New Roman" w:hAnsi="Times New Roman" w:cs="Times New Roman"/>
            <w:szCs w:val="24"/>
          </w:rPr>
          <w:t xml:space="preserve">toposide, 0173570−0000, </w:t>
        </w:r>
        <w:r>
          <w:rPr>
            <w:rFonts w:ascii="Times New Roman" w:hAnsi="Times New Roman" w:cs="Times New Roman"/>
            <w:szCs w:val="24"/>
          </w:rPr>
          <w:t>R</w:t>
        </w:r>
        <w:r w:rsidRPr="006975D8">
          <w:rPr>
            <w:rFonts w:ascii="Times New Roman" w:hAnsi="Times New Roman" w:cs="Times New Roman"/>
            <w:szCs w:val="24"/>
          </w:rPr>
          <w:t xml:space="preserve">esveratrol, </w:t>
        </w:r>
        <w:r>
          <w:rPr>
            <w:rFonts w:ascii="Times New Roman" w:hAnsi="Times New Roman" w:cs="Times New Roman"/>
            <w:szCs w:val="24"/>
          </w:rPr>
          <w:t>M</w:t>
        </w:r>
        <w:r w:rsidRPr="006975D8">
          <w:rPr>
            <w:rFonts w:ascii="Times New Roman" w:hAnsi="Times New Roman" w:cs="Times New Roman"/>
            <w:szCs w:val="24"/>
          </w:rPr>
          <w:t xml:space="preserve">ethotrexate, </w:t>
        </w:r>
        <w:r>
          <w:rPr>
            <w:rFonts w:ascii="Times New Roman" w:hAnsi="Times New Roman" w:cs="Times New Roman"/>
            <w:szCs w:val="24"/>
          </w:rPr>
          <w:t>T</w:t>
        </w:r>
        <w:r w:rsidRPr="006975D8">
          <w:rPr>
            <w:rFonts w:ascii="Times New Roman" w:hAnsi="Times New Roman" w:cs="Times New Roman"/>
            <w:szCs w:val="24"/>
          </w:rPr>
          <w:t xml:space="preserve">rifluridine, </w:t>
        </w:r>
        <w:r>
          <w:rPr>
            <w:rFonts w:ascii="Times New Roman" w:hAnsi="Times New Roman" w:cs="Times New Roman"/>
            <w:szCs w:val="24"/>
          </w:rPr>
          <w:t>C</w:t>
        </w:r>
        <w:r w:rsidRPr="006975D8">
          <w:rPr>
            <w:rFonts w:ascii="Times New Roman" w:hAnsi="Times New Roman" w:cs="Times New Roman"/>
            <w:szCs w:val="24"/>
          </w:rPr>
          <w:t xml:space="preserve">iclopirox, </w:t>
        </w:r>
        <w:r>
          <w:rPr>
            <w:rFonts w:ascii="Times New Roman" w:hAnsi="Times New Roman" w:cs="Times New Roman"/>
            <w:szCs w:val="24"/>
          </w:rPr>
          <w:t>M</w:t>
        </w:r>
        <w:r w:rsidRPr="006975D8">
          <w:rPr>
            <w:rFonts w:ascii="Times New Roman" w:hAnsi="Times New Roman" w:cs="Times New Roman"/>
            <w:szCs w:val="24"/>
          </w:rPr>
          <w:t xml:space="preserve">onobenzone, </w:t>
        </w:r>
        <w:r>
          <w:rPr>
            <w:rFonts w:ascii="Times New Roman" w:hAnsi="Times New Roman" w:cs="Times New Roman"/>
            <w:szCs w:val="24"/>
          </w:rPr>
          <w:t>L</w:t>
        </w:r>
        <w:r w:rsidRPr="006975D8">
          <w:rPr>
            <w:rFonts w:ascii="Times New Roman" w:hAnsi="Times New Roman" w:cs="Times New Roman"/>
            <w:szCs w:val="24"/>
          </w:rPr>
          <w:t xml:space="preserve">ucanthone, </w:t>
        </w:r>
        <w:proofErr w:type="spellStart"/>
        <w:r>
          <w:rPr>
            <w:rFonts w:ascii="Times New Roman" w:hAnsi="Times New Roman" w:cs="Times New Roman"/>
            <w:szCs w:val="24"/>
          </w:rPr>
          <w:t>C</w:t>
        </w:r>
        <w:r w:rsidRPr="006975D8">
          <w:rPr>
            <w:rFonts w:ascii="Times New Roman" w:hAnsi="Times New Roman" w:cs="Times New Roman"/>
            <w:szCs w:val="24"/>
          </w:rPr>
          <w:t>ryptolepine</w:t>
        </w:r>
        <w:proofErr w:type="spellEnd"/>
        <w:r w:rsidRPr="006975D8">
          <w:rPr>
            <w:rFonts w:ascii="Times New Roman" w:hAnsi="Times New Roman" w:cs="Times New Roman"/>
            <w:szCs w:val="24"/>
          </w:rPr>
          <w:t xml:space="preserve">, </w:t>
        </w:r>
        <w:r>
          <w:rPr>
            <w:rFonts w:ascii="Times New Roman" w:hAnsi="Times New Roman" w:cs="Times New Roman"/>
            <w:szCs w:val="24"/>
          </w:rPr>
          <w:t>T</w:t>
        </w:r>
        <w:r w:rsidRPr="006975D8">
          <w:rPr>
            <w:rFonts w:ascii="Times New Roman" w:hAnsi="Times New Roman" w:cs="Times New Roman"/>
            <w:szCs w:val="24"/>
          </w:rPr>
          <w:t xml:space="preserve">rabectedin. </w:t>
        </w:r>
        <w:r w:rsidRPr="00E16176">
          <w:rPr>
            <w:rFonts w:ascii="Times New Roman" w:hAnsi="Times New Roman" w:cs="Times New Roman"/>
            <w:szCs w:val="24"/>
          </w:rPr>
          <w:t>Therapeutic compounds were ranked and selected for potential combination therapies based on their combined scores.</w:t>
        </w:r>
      </w:ins>
    </w:p>
    <w:p w14:paraId="7DE68AF0" w14:textId="76615C2E" w:rsidR="002E3636" w:rsidRPr="002E3636" w:rsidRDefault="00BB09E0" w:rsidP="002E3636">
      <w:pPr>
        <w:spacing w:line="360" w:lineRule="auto"/>
        <w:jc w:val="both"/>
        <w:rPr>
          <w:ins w:id="658" w:author="Joy Prokash Debnath" w:date="2024-06-13T09:58:00Z" w16du:dateUtc="2024-06-13T03:58:00Z"/>
          <w:rFonts w:ascii="Times New Roman" w:hAnsi="Times New Roman" w:cs="Times New Roman"/>
          <w:b/>
          <w:bCs/>
          <w:szCs w:val="28"/>
          <w:rPrChange w:id="659" w:author="Joy Prokash Debnath" w:date="2024-06-13T09:58:00Z" w16du:dateUtc="2024-06-13T03:58:00Z">
            <w:rPr>
              <w:ins w:id="660" w:author="Joy Prokash Debnath" w:date="2024-06-13T09:58:00Z" w16du:dateUtc="2024-06-13T03:58:00Z"/>
              <w:rFonts w:ascii="Times New Roman" w:hAnsi="Times New Roman" w:cs="Times New Roman"/>
              <w:b/>
              <w:bCs/>
              <w:sz w:val="32"/>
              <w:szCs w:val="36"/>
            </w:rPr>
          </w:rPrChange>
        </w:rPr>
      </w:pPr>
      <w:ins w:id="661" w:author="Joy Prokash Debnath" w:date="2024-06-08T00:09:00Z" w16du:dateUtc="2024-06-07T18:09:00Z">
        <w:r w:rsidRPr="00D97D6D">
          <w:rPr>
            <w:rFonts w:ascii="Times New Roman" w:hAnsi="Times New Roman" w:cs="Times New Roman"/>
            <w:b/>
            <w:bCs/>
          </w:rPr>
          <w:t>3.</w:t>
        </w:r>
      </w:ins>
      <w:ins w:id="662" w:author="Joy Prokash Debnath" w:date="2024-06-13T09:59:00Z" w16du:dateUtc="2024-06-13T03:59:00Z">
        <w:r w:rsidR="002E3636">
          <w:rPr>
            <w:rFonts w:ascii="Times New Roman" w:hAnsi="Times New Roman" w:cs="Times New Roman"/>
            <w:b/>
            <w:bCs/>
          </w:rPr>
          <w:t>8</w:t>
        </w:r>
      </w:ins>
      <w:ins w:id="663" w:author="Joy Prokash Debnath" w:date="2024-06-08T00:09:00Z" w16du:dateUtc="2024-06-07T18:09:00Z">
        <w:r w:rsidRPr="00D97D6D">
          <w:rPr>
            <w:rFonts w:ascii="Times New Roman" w:hAnsi="Times New Roman" w:cs="Times New Roman"/>
            <w:b/>
            <w:bCs/>
          </w:rPr>
          <w:t xml:space="preserve"> </w:t>
        </w:r>
      </w:ins>
      <w:ins w:id="664" w:author="Joy Prokash Debnath" w:date="2024-06-13T09:58:00Z" w16du:dateUtc="2024-06-13T03:58:00Z">
        <w:r w:rsidR="002E3636" w:rsidRPr="002E3636">
          <w:rPr>
            <w:rFonts w:ascii="Times New Roman" w:hAnsi="Times New Roman" w:cs="Times New Roman"/>
            <w:b/>
            <w:bCs/>
            <w:szCs w:val="28"/>
            <w:rPrChange w:id="665" w:author="Joy Prokash Debnath" w:date="2024-06-13T09:58:00Z" w16du:dateUtc="2024-06-13T03:58:00Z">
              <w:rPr>
                <w:rFonts w:ascii="Times New Roman" w:hAnsi="Times New Roman" w:cs="Times New Roman"/>
                <w:b/>
                <w:bCs/>
                <w:sz w:val="32"/>
                <w:szCs w:val="36"/>
              </w:rPr>
            </w:rPrChange>
          </w:rPr>
          <w:t>Biomarker Screening and Validation via Multiple Machine Learning Models.</w:t>
        </w:r>
      </w:ins>
    </w:p>
    <w:p w14:paraId="106D0A7B" w14:textId="77777777" w:rsidR="002E3636" w:rsidRPr="004D703E" w:rsidRDefault="002E3636" w:rsidP="002E3636">
      <w:pPr>
        <w:spacing w:line="360" w:lineRule="auto"/>
        <w:jc w:val="both"/>
        <w:rPr>
          <w:ins w:id="666" w:author="Joy Prokash Debnath" w:date="2024-06-13T09:58:00Z" w16du:dateUtc="2024-06-13T03:58:00Z"/>
          <w:rFonts w:ascii="Times New Roman" w:hAnsi="Times New Roman" w:cs="Times New Roman"/>
        </w:rPr>
      </w:pPr>
      <w:ins w:id="667" w:author="Joy Prokash Debnath" w:date="2024-06-13T09:58:00Z" w16du:dateUtc="2024-06-13T03:58:00Z">
        <w:r w:rsidRPr="004D703E">
          <w:rPr>
            <w:rFonts w:ascii="Times New Roman" w:hAnsi="Times New Roman" w:cs="Times New Roman"/>
          </w:rPr>
          <w:t xml:space="preserve">Among the 13 shared </w:t>
        </w:r>
        <w:r>
          <w:rPr>
            <w:rFonts w:ascii="Times New Roman" w:hAnsi="Times New Roman" w:cs="Times New Roman"/>
          </w:rPr>
          <w:t>DEGs</w:t>
        </w:r>
        <w:r w:rsidRPr="004D703E">
          <w:rPr>
            <w:rFonts w:ascii="Times New Roman" w:hAnsi="Times New Roman" w:cs="Times New Roman"/>
          </w:rPr>
          <w:t xml:space="preserve"> expressed in the 2022 MPXV infections,</w:t>
        </w:r>
        <w:r>
          <w:rPr>
            <w:rFonts w:ascii="Times New Roman" w:hAnsi="Times New Roman" w:cs="Times New Roman"/>
          </w:rPr>
          <w:t xml:space="preserve"> 10</w:t>
        </w:r>
        <w:r w:rsidRPr="004D703E">
          <w:rPr>
            <w:rFonts w:ascii="Times New Roman" w:hAnsi="Times New Roman" w:cs="Times New Roman"/>
          </w:rPr>
          <w:t xml:space="preserve"> DEGs were ranked by assessing their importance scores using Random Forest </w:t>
        </w:r>
        <w:r>
          <w:rPr>
            <w:rFonts w:ascii="Times New Roman" w:hAnsi="Times New Roman" w:cs="Times New Roman"/>
          </w:rPr>
          <w:t xml:space="preserve">model </w:t>
        </w:r>
        <w:r w:rsidRPr="004D703E">
          <w:rPr>
            <w:rFonts w:ascii="Times New Roman" w:hAnsi="Times New Roman" w:cs="Times New Roman"/>
          </w:rPr>
          <w:t>(the best performing model)</w:t>
        </w:r>
        <w:r>
          <w:rPr>
            <w:rFonts w:ascii="Times New Roman" w:hAnsi="Times New Roman" w:cs="Times New Roman"/>
          </w:rPr>
          <w:t>,</w:t>
        </w:r>
        <w:r w:rsidRPr="004D703E">
          <w:rPr>
            <w:rFonts w:ascii="Times New Roman" w:hAnsi="Times New Roman" w:cs="Times New Roman"/>
          </w:rPr>
          <w:t xml:space="preserve"> Figure X (</w:t>
        </w:r>
        <w:proofErr w:type="spellStart"/>
        <w:r w:rsidRPr="004D703E">
          <w:rPr>
            <w:rFonts w:ascii="Times New Roman" w:hAnsi="Times New Roman" w:cs="Times New Roman"/>
          </w:rPr>
          <w:t>gini</w:t>
        </w:r>
        <w:proofErr w:type="spellEnd"/>
        <w:r w:rsidRPr="004D703E">
          <w:rPr>
            <w:rFonts w:ascii="Times New Roman" w:hAnsi="Times New Roman" w:cs="Times New Roman"/>
          </w:rPr>
          <w:t xml:space="preserve">) showed a significant sample distinction (Figure </w:t>
        </w:r>
        <w:proofErr w:type="spellStart"/>
        <w:r w:rsidRPr="004D703E">
          <w:rPr>
            <w:rFonts w:ascii="Times New Roman" w:hAnsi="Times New Roman" w:cs="Times New Roman"/>
          </w:rPr>
          <w:t>tSNE</w:t>
        </w:r>
        <w:proofErr w:type="spellEnd"/>
        <w:r w:rsidRPr="004D703E">
          <w:rPr>
            <w:rFonts w:ascii="Times New Roman" w:hAnsi="Times New Roman" w:cs="Times New Roman"/>
          </w:rPr>
          <w:t>). Among these, only 6 genes showed both high specificity and sensitivity (AUC &gt; 0.7) as illustrated in Figure X (AUC). The AUC values for both Logistic Regression (LR) and Random Forest (RF) were as follows: TXNRD1 (0.806, 0.838), CCNA2 (0.861, 0.787), CCNB1 (0.898, 0.727), BUB1 (0.917, 0.898), CDC20 (0.87, 0.713), BUB1B (0.806, 0.815). Other values are shown in Figure X. Based on this screening, the top three genes (KIF11, BUB1, CCNA2) from the importance plot exhibited a significant trend distinction between the 2022 MPXV and other Clade infected samples using the PCA plot (Figure X). This indicates the excellent ability of these three genes in differentiating 2022 MPXV patients from healthy individuals.</w:t>
        </w:r>
        <w:r>
          <w:rPr>
            <w:rFonts w:ascii="Times New Roman" w:hAnsi="Times New Roman" w:cs="Times New Roman"/>
          </w:rPr>
          <w:t xml:space="preserve"> [Biomarker]</w:t>
        </w:r>
      </w:ins>
    </w:p>
    <w:p w14:paraId="4237DCBC" w14:textId="77777777" w:rsidR="002E3636" w:rsidRPr="004D703E" w:rsidRDefault="002E3636" w:rsidP="002E3636">
      <w:pPr>
        <w:spacing w:line="360" w:lineRule="auto"/>
        <w:jc w:val="both"/>
        <w:rPr>
          <w:ins w:id="668" w:author="Joy Prokash Debnath" w:date="2024-06-13T09:58:00Z" w16du:dateUtc="2024-06-13T03:58:00Z"/>
          <w:rFonts w:ascii="Times New Roman" w:hAnsi="Times New Roman" w:cs="Times New Roman"/>
        </w:rPr>
      </w:pPr>
      <w:ins w:id="669" w:author="Joy Prokash Debnath" w:date="2024-06-13T09:58:00Z" w16du:dateUtc="2024-06-13T03:58:00Z">
        <w:r w:rsidRPr="004D703E">
          <w:rPr>
            <w:rFonts w:ascii="Times New Roman" w:hAnsi="Times New Roman" w:cs="Times New Roman"/>
          </w:rPr>
          <w:t xml:space="preserve">27 common DEGs across all MPXV clade infections are present in both the RNA-Seq and Microarray datasets. For both RNA-Seq and Microarray data, the </w:t>
        </w:r>
        <w:proofErr w:type="gramStart"/>
        <w:r w:rsidRPr="004D703E">
          <w:rPr>
            <w:rFonts w:ascii="Times New Roman" w:hAnsi="Times New Roman" w:cs="Times New Roman"/>
          </w:rPr>
          <w:t>importance</w:t>
        </w:r>
        <w:proofErr w:type="gramEnd"/>
        <w:r w:rsidRPr="004D703E">
          <w:rPr>
            <w:rFonts w:ascii="Times New Roman" w:hAnsi="Times New Roman" w:cs="Times New Roman"/>
          </w:rPr>
          <w:t xml:space="preserve"> plot</w:t>
        </w:r>
        <w:r>
          <w:rPr>
            <w:rFonts w:ascii="Times New Roman" w:hAnsi="Times New Roman" w:cs="Times New Roman"/>
          </w:rPr>
          <w:t>s</w:t>
        </w:r>
        <w:r w:rsidRPr="004D703E">
          <w:rPr>
            <w:rFonts w:ascii="Times New Roman" w:hAnsi="Times New Roman" w:cs="Times New Roman"/>
          </w:rPr>
          <w:t xml:space="preserve"> </w:t>
        </w:r>
        <w:r>
          <w:rPr>
            <w:rFonts w:ascii="Times New Roman" w:hAnsi="Times New Roman" w:cs="Times New Roman"/>
          </w:rPr>
          <w:t>are</w:t>
        </w:r>
        <w:r w:rsidRPr="004D703E">
          <w:rPr>
            <w:rFonts w:ascii="Times New Roman" w:hAnsi="Times New Roman" w:cs="Times New Roman"/>
          </w:rPr>
          <w:t xml:space="preserve"> shown in Figures X and X, respectively. Sample distinctions are illustrated in Figure X (</w:t>
        </w:r>
        <w:proofErr w:type="spellStart"/>
        <w:r w:rsidRPr="004D703E">
          <w:rPr>
            <w:rFonts w:ascii="Times New Roman" w:hAnsi="Times New Roman" w:cs="Times New Roman"/>
          </w:rPr>
          <w:t>tSNE</w:t>
        </w:r>
        <w:proofErr w:type="spellEnd"/>
        <w:r w:rsidRPr="004D703E">
          <w:rPr>
            <w:rFonts w:ascii="Times New Roman" w:hAnsi="Times New Roman" w:cs="Times New Roman"/>
          </w:rPr>
          <w:t xml:space="preserve">) for 10 ranked genes from the </w:t>
        </w:r>
        <w:proofErr w:type="gramStart"/>
        <w:r w:rsidRPr="004D703E">
          <w:rPr>
            <w:rFonts w:ascii="Times New Roman" w:hAnsi="Times New Roman" w:cs="Times New Roman"/>
          </w:rPr>
          <w:t>importance</w:t>
        </w:r>
        <w:proofErr w:type="gramEnd"/>
        <w:r w:rsidRPr="004D703E">
          <w:rPr>
            <w:rFonts w:ascii="Times New Roman" w:hAnsi="Times New Roman" w:cs="Times New Roman"/>
          </w:rPr>
          <w:t xml:space="preserve"> plot. Among them, the top 2 genes (ITGB6, ATP5F1B) in the RNA-Seq data and the top 3 genes (PLAGL1, ICAM5, ZNF212) in the Microarray data showed a significant trend distinction between MPXV and other virus-infected samples using the PCA plot (Figure X). This indicates the excellent ability of these genes in differentiating MPXV patients from healthy individuals and those infected with other viruses (Vaccinia Western Reserve virus, Vaccinia New York Board of Health virus, Inactivated Monkeypox Zaire virus, Ebola Zaire virus).</w:t>
        </w:r>
      </w:ins>
    </w:p>
    <w:p w14:paraId="741C0025" w14:textId="77777777" w:rsidR="002E3636" w:rsidRPr="004D703E" w:rsidRDefault="002E3636" w:rsidP="002E3636">
      <w:pPr>
        <w:spacing w:line="360" w:lineRule="auto"/>
        <w:jc w:val="both"/>
        <w:rPr>
          <w:ins w:id="670" w:author="Joy Prokash Debnath" w:date="2024-06-13T09:58:00Z" w16du:dateUtc="2024-06-13T03:58:00Z"/>
          <w:rFonts w:ascii="Times New Roman" w:hAnsi="Times New Roman" w:cs="Times New Roman"/>
        </w:rPr>
      </w:pPr>
      <w:ins w:id="671" w:author="Joy Prokash Debnath" w:date="2024-06-13T09:58:00Z" w16du:dateUtc="2024-06-13T03:58:00Z">
        <w:r w:rsidRPr="004D703E">
          <w:rPr>
            <w:rFonts w:ascii="Times New Roman" w:hAnsi="Times New Roman" w:cs="Times New Roman"/>
          </w:rPr>
          <w:t>AUC values of the most important (</w:t>
        </w:r>
        <w:proofErr w:type="spellStart"/>
        <w:r w:rsidRPr="004D703E">
          <w:rPr>
            <w:rFonts w:ascii="Times New Roman" w:hAnsi="Times New Roman" w:cs="Times New Roman"/>
          </w:rPr>
          <w:t>gini</w:t>
        </w:r>
        <w:proofErr w:type="spellEnd"/>
        <w:r w:rsidRPr="004D703E">
          <w:rPr>
            <w:rFonts w:ascii="Times New Roman" w:hAnsi="Times New Roman" w:cs="Times New Roman"/>
          </w:rPr>
          <w:t xml:space="preserve"> plot) genes for both RNA-Seq and Microarray data are mentioned in Figures X and X, respectively, with additional AUC values for other genes provided in the supplementary file. The </w:t>
        </w:r>
        <w:r>
          <w:rPr>
            <w:rFonts w:ascii="Times New Roman" w:hAnsi="Times New Roman" w:cs="Times New Roman"/>
          </w:rPr>
          <w:t>feature importance</w:t>
        </w:r>
        <w:r w:rsidRPr="004D703E">
          <w:rPr>
            <w:rFonts w:ascii="Times New Roman" w:hAnsi="Times New Roman" w:cs="Times New Roman"/>
          </w:rPr>
          <w:t xml:space="preserve"> plots (Figures X and X) </w:t>
        </w:r>
        <w:proofErr w:type="spellStart"/>
        <w:r>
          <w:rPr>
            <w:rFonts w:ascii="Times New Roman" w:hAnsi="Times New Roman" w:cs="Times New Roman"/>
          </w:rPr>
          <w:t>demostrated</w:t>
        </w:r>
        <w:proofErr w:type="spellEnd"/>
        <w:r w:rsidRPr="004D703E">
          <w:rPr>
            <w:rFonts w:ascii="Times New Roman" w:hAnsi="Times New Roman" w:cs="Times New Roman"/>
          </w:rPr>
          <w:t xml:space="preserve"> </w:t>
        </w:r>
        <w:proofErr w:type="gramStart"/>
        <w:r w:rsidRPr="004D703E">
          <w:rPr>
            <w:rFonts w:ascii="Times New Roman" w:hAnsi="Times New Roman" w:cs="Times New Roman"/>
          </w:rPr>
          <w:t>that 3 genes</w:t>
        </w:r>
        <w:proofErr w:type="gramEnd"/>
        <w:r w:rsidRPr="004D703E">
          <w:rPr>
            <w:rFonts w:ascii="Times New Roman" w:hAnsi="Times New Roman" w:cs="Times New Roman"/>
          </w:rPr>
          <w:t xml:space="preserve"> (PLAGL1, GM2A, GATA) are common between the RNA-Seq and Microarray datasets, but only PLAGL1 showed both high specificity and sensitivity (AUC &gt; 0.7). For PLAGL1, the AUC values </w:t>
        </w:r>
        <w:proofErr w:type="gramStart"/>
        <w:r w:rsidRPr="004D703E">
          <w:rPr>
            <w:rFonts w:ascii="Times New Roman" w:hAnsi="Times New Roman" w:cs="Times New Roman"/>
          </w:rPr>
          <w:lastRenderedPageBreak/>
          <w:t>were:</w:t>
        </w:r>
        <w:proofErr w:type="gramEnd"/>
        <w:r w:rsidRPr="004D703E">
          <w:rPr>
            <w:rFonts w:ascii="Times New Roman" w:hAnsi="Times New Roman" w:cs="Times New Roman"/>
          </w:rPr>
          <w:t xml:space="preserve"> RNA-Seq (LR = 0.917, RF = 0.778) and Microarray (LR = 0.82, RF = 0.852). This suggests that PLAGL1 could be the ultimate biomarker of MPXV.</w:t>
        </w:r>
      </w:ins>
    </w:p>
    <w:p w14:paraId="45C649DF" w14:textId="713E8233" w:rsidR="00215EBE" w:rsidRPr="000411DE" w:rsidDel="00616F6F" w:rsidRDefault="00616F6F" w:rsidP="002E3636">
      <w:pPr>
        <w:spacing w:line="360" w:lineRule="auto"/>
        <w:jc w:val="both"/>
        <w:rPr>
          <w:ins w:id="672" w:author="Joy Prokash Debnath" w:date="2024-06-08T02:10:00Z" w16du:dateUtc="2024-06-07T20:10:00Z"/>
          <w:del w:id="673" w:author="Saifuddin Sarker" w:date="2024-06-08T22:14:00Z" w16du:dateUtc="2024-06-08T16:14:00Z"/>
          <w:rFonts w:ascii="Times New Roman" w:hAnsi="Times New Roman" w:cs="Times New Roman"/>
          <w:szCs w:val="28"/>
        </w:rPr>
      </w:pPr>
      <w:ins w:id="674" w:author="Saifuddin Sarker" w:date="2024-06-08T22:13:00Z" w16du:dateUtc="2024-06-08T16:13:00Z">
        <w:del w:id="675" w:author="Joy Prokash Debnath" w:date="2024-06-13T09:58:00Z" w16du:dateUtc="2024-06-13T03:58:00Z">
          <w:r w:rsidDel="002E3636">
            <w:rPr>
              <w:rFonts w:ascii="Times New Roman" w:hAnsi="Times New Roman" w:cs="Times New Roman"/>
            </w:rPr>
            <w:delText>th</w:delText>
          </w:r>
        </w:del>
      </w:ins>
      <w:ins w:id="676" w:author="Saifuddin Sarker" w:date="2024-06-08T22:27:00Z" w16du:dateUtc="2024-06-08T16:27:00Z">
        <w:del w:id="677" w:author="Joy Prokash Debnath" w:date="2024-06-13T09:58:00Z" w16du:dateUtc="2024-06-13T03:58:00Z">
          <w:r w:rsidR="008B3B58" w:rsidDel="002E3636">
            <w:rPr>
              <w:rFonts w:ascii="Times New Roman" w:hAnsi="Times New Roman" w:cs="Times New Roman"/>
            </w:rPr>
            <w:delText>e</w:delText>
          </w:r>
        </w:del>
      </w:ins>
      <w:ins w:id="678" w:author="Saifuddin Sarker" w:date="2024-06-08T22:13:00Z" w16du:dateUtc="2024-06-08T16:13:00Z">
        <w:del w:id="679" w:author="Joy Prokash Debnath" w:date="2024-06-13T09:58:00Z" w16du:dateUtc="2024-06-13T03:58:00Z">
          <w:r w:rsidDel="002E3636">
            <w:rPr>
              <w:rFonts w:ascii="Times New Roman" w:hAnsi="Times New Roman" w:cs="Times New Roman"/>
            </w:rPr>
            <w:delText xml:space="preserve"> </w:delText>
          </w:r>
        </w:del>
      </w:ins>
      <w:ins w:id="680" w:author="Saifuddin Sarker" w:date="2024-06-10T18:13:00Z" w16du:dateUtc="2024-06-10T12:13:00Z">
        <w:del w:id="681" w:author="Joy Prokash Debnath" w:date="2024-06-13T09:58:00Z" w16du:dateUtc="2024-06-13T03:58:00Z">
          <w:r w:rsidR="0064466C" w:rsidDel="002E3636">
            <w:rPr>
              <w:rFonts w:ascii="Times New Roman" w:hAnsi="Times New Roman" w:cs="Times New Roman"/>
            </w:rPr>
            <w:delText>for the 2022 MPXV</w:delText>
          </w:r>
        </w:del>
      </w:ins>
      <w:ins w:id="682" w:author="Saifuddin Sarker" w:date="2024-06-08T22:12:00Z" w16du:dateUtc="2024-06-08T16:12:00Z">
        <w:del w:id="683" w:author="Joy Prokash Debnath" w:date="2024-06-13T09:58:00Z" w16du:dateUtc="2024-06-13T03:58:00Z">
          <w:r w:rsidRPr="00616F6F" w:rsidDel="002E3636">
            <w:rPr>
              <w:rFonts w:ascii="Times New Roman" w:hAnsi="Times New Roman" w:cs="Times New Roman"/>
            </w:rPr>
            <w:delText>AUC values for both LR and RF</w:delText>
          </w:r>
          <w:r w:rsidDel="002E3636">
            <w:rPr>
              <w:rFonts w:ascii="Times New Roman" w:hAnsi="Times New Roman" w:cs="Times New Roman"/>
            </w:rPr>
            <w:delText xml:space="preserve"> </w:delText>
          </w:r>
        </w:del>
      </w:ins>
      <w:ins w:id="684" w:author="Saifuddin Sarker" w:date="2024-06-08T22:15:00Z" w16du:dateUtc="2024-06-08T16:15:00Z">
        <w:del w:id="685" w:author="Joy Prokash Debnath" w:date="2024-06-13T09:58:00Z" w16du:dateUtc="2024-06-13T03:58:00Z">
          <w:r w:rsidR="002A6C47" w:rsidDel="002E3636">
            <w:rPr>
              <w:rFonts w:ascii="Times New Roman" w:hAnsi="Times New Roman" w:cs="Times New Roman"/>
            </w:rPr>
            <w:delText>were as</w:delText>
          </w:r>
        </w:del>
      </w:ins>
      <w:ins w:id="686" w:author="Saifuddin Sarker" w:date="2024-06-08T22:12:00Z" w16du:dateUtc="2024-06-08T16:12:00Z">
        <w:del w:id="687" w:author="Joy Prokash Debnath" w:date="2024-06-13T09:58:00Z" w16du:dateUtc="2024-06-13T03:58:00Z">
          <w:r w:rsidDel="002E3636">
            <w:rPr>
              <w:rFonts w:ascii="Times New Roman" w:hAnsi="Times New Roman" w:cs="Times New Roman"/>
            </w:rPr>
            <w:delText xml:space="preserve"> follow</w:delText>
          </w:r>
        </w:del>
      </w:ins>
      <w:ins w:id="688" w:author="Saifuddin Sarker" w:date="2024-06-08T22:15:00Z" w16du:dateUtc="2024-06-08T16:15:00Z">
        <w:del w:id="689" w:author="Joy Prokash Debnath" w:date="2024-06-13T09:58:00Z" w16du:dateUtc="2024-06-13T03:58:00Z">
          <w:r w:rsidR="002A6C47" w:rsidDel="002E3636">
            <w:rPr>
              <w:rFonts w:ascii="Times New Roman" w:hAnsi="Times New Roman" w:cs="Times New Roman"/>
            </w:rPr>
            <w:delText>s</w:delText>
          </w:r>
        </w:del>
      </w:ins>
      <w:ins w:id="690" w:author="Saifuddin Sarker" w:date="2024-06-08T22:12:00Z" w16du:dateUtc="2024-06-08T16:12:00Z">
        <w:del w:id="691" w:author="Joy Prokash Debnath" w:date="2024-06-13T09:58:00Z" w16du:dateUtc="2024-06-13T03:58:00Z">
          <w:r w:rsidDel="002E3636">
            <w:rPr>
              <w:rFonts w:ascii="Times New Roman" w:hAnsi="Times New Roman" w:cs="Times New Roman"/>
            </w:rPr>
            <w:delText xml:space="preserve">: </w:delText>
          </w:r>
        </w:del>
      </w:ins>
      <w:moveToRangeStart w:id="692" w:author="Saifuddin Sarker" w:date="2024-06-08T22:13:00Z" w:name="move168777198"/>
      <w:del w:id="693" w:author="Joy Prokash Debnath" w:date="2024-06-13T09:58:00Z" w16du:dateUtc="2024-06-13T03:58:00Z">
        <w:r w:rsidRPr="00616F6F" w:rsidDel="002E3636">
          <w:rPr>
            <w:rFonts w:ascii="Times New Roman" w:hAnsi="Times New Roman" w:cs="Times New Roman"/>
          </w:rPr>
          <w:delText>CTBP2</w:delText>
        </w:r>
      </w:del>
      <w:ins w:id="694" w:author="Saifuddin Sarker" w:date="2024-06-08T22:13:00Z" w16du:dateUtc="2024-06-08T16:13:00Z">
        <w:del w:id="695" w:author="Joy Prokash Debnath" w:date="2024-06-13T09:58:00Z" w16du:dateUtc="2024-06-13T03:58:00Z">
          <w:r w:rsidDel="002E3636">
            <w:rPr>
              <w:rFonts w:ascii="Times New Roman" w:hAnsi="Times New Roman" w:cs="Times New Roman"/>
            </w:rPr>
            <w:delText xml:space="preserve"> </w:delText>
          </w:r>
        </w:del>
      </w:ins>
      <w:del w:id="696" w:author="Joy Prokash Debnath" w:date="2024-06-13T09:58:00Z" w16du:dateUtc="2024-06-13T03:58:00Z">
        <w:r w:rsidRPr="00616F6F" w:rsidDel="002E3636">
          <w:rPr>
            <w:rFonts w:ascii="Times New Roman" w:hAnsi="Times New Roman" w:cs="Times New Roman"/>
          </w:rPr>
          <w:delText>(1,1), TXNRD1</w:delText>
        </w:r>
      </w:del>
      <w:ins w:id="697" w:author="Saifuddin Sarker" w:date="2024-06-08T22:13:00Z" w16du:dateUtc="2024-06-08T16:13:00Z">
        <w:del w:id="698" w:author="Joy Prokash Debnath" w:date="2024-06-13T09:58:00Z" w16du:dateUtc="2024-06-13T03:58:00Z">
          <w:r w:rsidDel="002E3636">
            <w:rPr>
              <w:rFonts w:ascii="Times New Roman" w:hAnsi="Times New Roman" w:cs="Times New Roman"/>
            </w:rPr>
            <w:delText xml:space="preserve"> </w:delText>
          </w:r>
        </w:del>
      </w:ins>
      <w:del w:id="699" w:author="Joy Prokash Debnath" w:date="2024-06-13T09:58:00Z" w16du:dateUtc="2024-06-13T03:58:00Z">
        <w:r w:rsidRPr="00616F6F" w:rsidDel="002E3636">
          <w:rPr>
            <w:rFonts w:ascii="Times New Roman" w:hAnsi="Times New Roman" w:cs="Times New Roman"/>
          </w:rPr>
          <w:delText>(1,1), HSPG2</w:delText>
        </w:r>
      </w:del>
      <w:ins w:id="700" w:author="Saifuddin Sarker" w:date="2024-06-08T22:13:00Z" w16du:dateUtc="2024-06-08T16:13:00Z">
        <w:del w:id="701" w:author="Joy Prokash Debnath" w:date="2024-06-13T09:58:00Z" w16du:dateUtc="2024-06-13T03:58:00Z">
          <w:r w:rsidDel="002E3636">
            <w:rPr>
              <w:rFonts w:ascii="Times New Roman" w:hAnsi="Times New Roman" w:cs="Times New Roman"/>
            </w:rPr>
            <w:delText xml:space="preserve"> </w:delText>
          </w:r>
        </w:del>
      </w:ins>
      <w:del w:id="702" w:author="Joy Prokash Debnath" w:date="2024-06-13T09:58:00Z" w16du:dateUtc="2024-06-13T03:58:00Z">
        <w:r w:rsidRPr="00616F6F" w:rsidDel="002E3636">
          <w:rPr>
            <w:rFonts w:ascii="Times New Roman" w:hAnsi="Times New Roman" w:cs="Times New Roman"/>
          </w:rPr>
          <w:delText>(1,1), CCNA2(1,1), CCNB1</w:delText>
        </w:r>
      </w:del>
      <w:ins w:id="703" w:author="Saifuddin Sarker" w:date="2024-06-08T22:13:00Z" w16du:dateUtc="2024-06-08T16:13:00Z">
        <w:del w:id="704" w:author="Joy Prokash Debnath" w:date="2024-06-13T09:58:00Z" w16du:dateUtc="2024-06-13T03:58:00Z">
          <w:r w:rsidDel="002E3636">
            <w:rPr>
              <w:rFonts w:ascii="Times New Roman" w:hAnsi="Times New Roman" w:cs="Times New Roman"/>
            </w:rPr>
            <w:delText xml:space="preserve"> </w:delText>
          </w:r>
        </w:del>
      </w:ins>
      <w:del w:id="705" w:author="Joy Prokash Debnath" w:date="2024-06-13T09:58:00Z" w16du:dateUtc="2024-06-13T03:58:00Z">
        <w:r w:rsidRPr="00616F6F" w:rsidDel="002E3636">
          <w:rPr>
            <w:rFonts w:ascii="Times New Roman" w:hAnsi="Times New Roman" w:cs="Times New Roman"/>
          </w:rPr>
          <w:delText>(1,1), CCNB2</w:delText>
        </w:r>
      </w:del>
      <w:ins w:id="706" w:author="Saifuddin Sarker" w:date="2024-06-08T22:13:00Z" w16du:dateUtc="2024-06-08T16:13:00Z">
        <w:del w:id="707" w:author="Joy Prokash Debnath" w:date="2024-06-13T09:58:00Z" w16du:dateUtc="2024-06-13T03:58:00Z">
          <w:r w:rsidDel="002E3636">
            <w:rPr>
              <w:rFonts w:ascii="Times New Roman" w:hAnsi="Times New Roman" w:cs="Times New Roman"/>
            </w:rPr>
            <w:delText xml:space="preserve"> </w:delText>
          </w:r>
        </w:del>
      </w:ins>
      <w:del w:id="708" w:author="Joy Prokash Debnath" w:date="2024-06-13T09:58:00Z" w16du:dateUtc="2024-06-13T03:58:00Z">
        <w:r w:rsidRPr="00616F6F" w:rsidDel="002E3636">
          <w:rPr>
            <w:rFonts w:ascii="Times New Roman" w:hAnsi="Times New Roman" w:cs="Times New Roman"/>
          </w:rPr>
          <w:delText>(1, 0.741), BUB1</w:delText>
        </w:r>
      </w:del>
      <w:ins w:id="709" w:author="Saifuddin Sarker" w:date="2024-06-08T22:13:00Z" w16du:dateUtc="2024-06-08T16:13:00Z">
        <w:del w:id="710" w:author="Joy Prokash Debnath" w:date="2024-06-13T09:58:00Z" w16du:dateUtc="2024-06-13T03:58:00Z">
          <w:r w:rsidDel="002E3636">
            <w:rPr>
              <w:rFonts w:ascii="Times New Roman" w:hAnsi="Times New Roman" w:cs="Times New Roman"/>
            </w:rPr>
            <w:delText xml:space="preserve"> </w:delText>
          </w:r>
        </w:del>
      </w:ins>
      <w:del w:id="711" w:author="Joy Prokash Debnath" w:date="2024-06-13T09:58:00Z" w16du:dateUtc="2024-06-13T03:58:00Z">
        <w:r w:rsidRPr="00616F6F" w:rsidDel="002E3636">
          <w:rPr>
            <w:rFonts w:ascii="Times New Roman" w:hAnsi="Times New Roman" w:cs="Times New Roman"/>
          </w:rPr>
          <w:delText>(1, 0.963), AURKA(</w:delText>
        </w:r>
      </w:del>
      <w:ins w:id="712" w:author="Saifuddin Sarker" w:date="2024-06-08T22:13:00Z" w16du:dateUtc="2024-06-08T16:13:00Z">
        <w:del w:id="713" w:author="Joy Prokash Debnath" w:date="2024-06-13T09:58:00Z" w16du:dateUtc="2024-06-13T03:58:00Z">
          <w:r w:rsidRPr="00616F6F" w:rsidDel="002E3636">
            <w:rPr>
              <w:rFonts w:ascii="Times New Roman" w:hAnsi="Times New Roman" w:cs="Times New Roman"/>
            </w:rPr>
            <w:delText>AURKA (</w:delText>
          </w:r>
        </w:del>
      </w:ins>
      <w:del w:id="714" w:author="Joy Prokash Debnath" w:date="2024-06-13T09:58:00Z" w16du:dateUtc="2024-06-13T03:58:00Z">
        <w:r w:rsidRPr="00616F6F" w:rsidDel="002E3636">
          <w:rPr>
            <w:rFonts w:ascii="Times New Roman" w:hAnsi="Times New Roman" w:cs="Times New Roman"/>
          </w:rPr>
          <w:delText>1,1), KIF11</w:delText>
        </w:r>
      </w:del>
      <w:ins w:id="715" w:author="Saifuddin Sarker" w:date="2024-06-08T22:13:00Z" w16du:dateUtc="2024-06-08T16:13:00Z">
        <w:del w:id="716" w:author="Joy Prokash Debnath" w:date="2024-06-13T09:58:00Z" w16du:dateUtc="2024-06-13T03:58:00Z">
          <w:r w:rsidDel="002E3636">
            <w:rPr>
              <w:rFonts w:ascii="Times New Roman" w:hAnsi="Times New Roman" w:cs="Times New Roman"/>
            </w:rPr>
            <w:delText xml:space="preserve"> </w:delText>
          </w:r>
        </w:del>
      </w:ins>
      <w:del w:id="717" w:author="Joy Prokash Debnath" w:date="2024-06-13T09:58:00Z" w16du:dateUtc="2024-06-13T03:58:00Z">
        <w:r w:rsidRPr="00616F6F" w:rsidDel="002E3636">
          <w:rPr>
            <w:rFonts w:ascii="Times New Roman" w:hAnsi="Times New Roman" w:cs="Times New Roman"/>
          </w:rPr>
          <w:delText>(1, 0.926), CDC20</w:delText>
        </w:r>
      </w:del>
      <w:ins w:id="718" w:author="Saifuddin Sarker" w:date="2024-06-08T22:13:00Z" w16du:dateUtc="2024-06-08T16:13:00Z">
        <w:del w:id="719" w:author="Joy Prokash Debnath" w:date="2024-06-13T09:58:00Z" w16du:dateUtc="2024-06-13T03:58:00Z">
          <w:r w:rsidDel="002E3636">
            <w:rPr>
              <w:rFonts w:ascii="Times New Roman" w:hAnsi="Times New Roman" w:cs="Times New Roman"/>
            </w:rPr>
            <w:delText xml:space="preserve"> </w:delText>
          </w:r>
        </w:del>
      </w:ins>
      <w:del w:id="720" w:author="Joy Prokash Debnath" w:date="2024-06-13T09:58:00Z" w16du:dateUtc="2024-06-13T03:58:00Z">
        <w:r w:rsidRPr="00616F6F" w:rsidDel="002E3636">
          <w:rPr>
            <w:rFonts w:ascii="Times New Roman" w:hAnsi="Times New Roman" w:cs="Times New Roman"/>
          </w:rPr>
          <w:delText>(1, 0.926), RRM2</w:delText>
        </w:r>
      </w:del>
      <w:ins w:id="721" w:author="Saifuddin Sarker" w:date="2024-06-08T22:13:00Z" w16du:dateUtc="2024-06-08T16:13:00Z">
        <w:del w:id="722" w:author="Joy Prokash Debnath" w:date="2024-06-13T09:58:00Z" w16du:dateUtc="2024-06-13T03:58:00Z">
          <w:r w:rsidDel="002E3636">
            <w:rPr>
              <w:rFonts w:ascii="Times New Roman" w:hAnsi="Times New Roman" w:cs="Times New Roman"/>
            </w:rPr>
            <w:delText xml:space="preserve"> </w:delText>
          </w:r>
        </w:del>
      </w:ins>
      <w:del w:id="723" w:author="Joy Prokash Debnath" w:date="2024-06-13T09:58:00Z" w16du:dateUtc="2024-06-13T03:58:00Z">
        <w:r w:rsidRPr="00616F6F" w:rsidDel="002E3636">
          <w:rPr>
            <w:rFonts w:ascii="Times New Roman" w:hAnsi="Times New Roman" w:cs="Times New Roman"/>
          </w:rPr>
          <w:delText>(1, 0.963), UBE2C</w:delText>
        </w:r>
      </w:del>
      <w:ins w:id="724" w:author="Saifuddin Sarker" w:date="2024-06-08T22:13:00Z" w16du:dateUtc="2024-06-08T16:13:00Z">
        <w:del w:id="725" w:author="Joy Prokash Debnath" w:date="2024-06-13T09:58:00Z" w16du:dateUtc="2024-06-13T03:58:00Z">
          <w:r w:rsidDel="002E3636">
            <w:rPr>
              <w:rFonts w:ascii="Times New Roman" w:hAnsi="Times New Roman" w:cs="Times New Roman"/>
            </w:rPr>
            <w:delText xml:space="preserve"> </w:delText>
          </w:r>
        </w:del>
      </w:ins>
      <w:del w:id="726" w:author="Joy Prokash Debnath" w:date="2024-06-13T09:58:00Z" w16du:dateUtc="2024-06-13T03:58:00Z">
        <w:r w:rsidRPr="00616F6F" w:rsidDel="002E3636">
          <w:rPr>
            <w:rFonts w:ascii="Times New Roman" w:hAnsi="Times New Roman" w:cs="Times New Roman"/>
          </w:rPr>
          <w:delText>(1,1), BUB1B</w:delText>
        </w:r>
      </w:del>
      <w:ins w:id="727" w:author="Saifuddin Sarker" w:date="2024-06-08T22:13:00Z" w16du:dateUtc="2024-06-08T16:13:00Z">
        <w:del w:id="728" w:author="Joy Prokash Debnath" w:date="2024-06-13T09:58:00Z" w16du:dateUtc="2024-06-13T03:58:00Z">
          <w:r w:rsidDel="002E3636">
            <w:rPr>
              <w:rFonts w:ascii="Times New Roman" w:hAnsi="Times New Roman" w:cs="Times New Roman"/>
            </w:rPr>
            <w:delText xml:space="preserve"> </w:delText>
          </w:r>
        </w:del>
      </w:ins>
      <w:del w:id="729" w:author="Joy Prokash Debnath" w:date="2024-06-13T09:58:00Z" w16du:dateUtc="2024-06-13T03:58:00Z">
        <w:r w:rsidRPr="00616F6F" w:rsidDel="002E3636">
          <w:rPr>
            <w:rFonts w:ascii="Times New Roman" w:hAnsi="Times New Roman" w:cs="Times New Roman"/>
          </w:rPr>
          <w:delText>(0.963,0.778)</w:delText>
        </w:r>
      </w:del>
      <w:moveToRangeEnd w:id="692"/>
      <w:ins w:id="730" w:author="Saifuddin Sarker" w:date="2024-06-08T22:13:00Z" w16du:dateUtc="2024-06-08T16:13:00Z">
        <w:del w:id="731" w:author="Joy Prokash Debnath" w:date="2024-06-13T09:58:00Z" w16du:dateUtc="2024-06-13T03:58:00Z">
          <w:r w:rsidDel="002E3636">
            <w:rPr>
              <w:rFonts w:ascii="Times New Roman" w:hAnsi="Times New Roman" w:cs="Times New Roman"/>
            </w:rPr>
            <w:delText xml:space="preserve">. </w:delText>
          </w:r>
        </w:del>
      </w:ins>
      <w:ins w:id="732" w:author="Saifuddin Sarker" w:date="2024-06-08T22:15:00Z" w16du:dateUtc="2024-06-08T16:15:00Z">
        <w:del w:id="733" w:author="Joy Prokash Debnath" w:date="2024-06-13T09:58:00Z" w16du:dateUtc="2024-06-13T03:58:00Z">
          <w:r w:rsidR="002A6C47" w:rsidRPr="002A6C47" w:rsidDel="002E3636">
            <w:rPr>
              <w:rFonts w:ascii="Times New Roman" w:hAnsi="Times New Roman" w:cs="Times New Roman"/>
            </w:rPr>
            <w:delText xml:space="preserve">Additionally, the ROC curve analysis assessed the AUC values of </w:delText>
          </w:r>
          <w:r w:rsidR="002A6C47" w:rsidDel="002E3636">
            <w:rPr>
              <w:rFonts w:ascii="Times New Roman" w:hAnsi="Times New Roman" w:cs="Times New Roman"/>
            </w:rPr>
            <w:delText xml:space="preserve">the </w:delText>
          </w:r>
          <w:r w:rsidR="002A6C47" w:rsidRPr="002A6C47" w:rsidDel="002E3636">
            <w:rPr>
              <w:rFonts w:ascii="Times New Roman" w:hAnsi="Times New Roman" w:cs="Times New Roman"/>
            </w:rPr>
            <w:delText xml:space="preserve">other 11 key genes common to all MPXV infections and 6 key genes shared among older clades, with all scores detailed in </w:delText>
          </w:r>
        </w:del>
      </w:ins>
      <w:ins w:id="734" w:author="Saifuddin Sarker" w:date="2024-06-11T12:32:00Z" w16du:dateUtc="2024-06-11T06:32:00Z">
        <w:del w:id="735" w:author="Joy Prokash Debnath" w:date="2024-06-13T09:58:00Z" w16du:dateUtc="2024-06-13T03:58:00Z">
          <w:r w:rsidR="00034B81" w:rsidDel="002E3636">
            <w:rPr>
              <w:rFonts w:ascii="Times New Roman" w:hAnsi="Times New Roman" w:cs="Times New Roman"/>
              <w:highlight w:val="cyan"/>
            </w:rPr>
            <w:delText xml:space="preserve">are </w:delText>
          </w:r>
        </w:del>
      </w:ins>
      <w:ins w:id="736" w:author="Joy Prokash Debnath" w:date="2024-06-08T02:10:00Z" w16du:dateUtc="2024-06-07T20:10:00Z">
        <w:del w:id="737" w:author="Saifuddin Sarker" w:date="2024-06-08T22:14:00Z" w16du:dateUtc="2024-06-08T16:14:00Z">
          <w:r w:rsidR="004129D1" w:rsidRPr="000411DE" w:rsidDel="00616F6F">
            <w:rPr>
              <w:rFonts w:ascii="Times New Roman" w:hAnsi="Times New Roman" w:cs="Times New Roman"/>
              <w:szCs w:val="28"/>
            </w:rPr>
            <w:delText>Gene</w:delText>
          </w:r>
        </w:del>
      </w:ins>
      <w:ins w:id="738" w:author="Joy Prokash Debnath" w:date="2024-06-08T02:11:00Z" w16du:dateUtc="2024-06-07T20:11:00Z">
        <w:del w:id="739" w:author="Saifuddin Sarker" w:date="2024-06-08T22:14:00Z" w16du:dateUtc="2024-06-08T16:14:00Z">
          <w:r w:rsidR="004129D1" w:rsidRPr="000411DE" w:rsidDel="00616F6F">
            <w:rPr>
              <w:rFonts w:ascii="Times New Roman" w:hAnsi="Times New Roman" w:cs="Times New Roman"/>
              <w:szCs w:val="28"/>
            </w:rPr>
            <w:delText xml:space="preserve"> X </w:delText>
          </w:r>
        </w:del>
      </w:ins>
      <w:ins w:id="740" w:author="Joy Prokash Debnath" w:date="2024-06-08T02:10:00Z" w16du:dateUtc="2024-06-07T20:10:00Z">
        <w:del w:id="741" w:author="Saifuddin Sarker" w:date="2024-06-08T22:14:00Z" w16du:dateUtc="2024-06-08T16:14:00Z">
          <w:r w:rsidR="004129D1" w:rsidRPr="000411DE" w:rsidDel="00616F6F">
            <w:rPr>
              <w:rFonts w:ascii="Times New Roman" w:hAnsi="Times New Roman" w:cs="Times New Roman"/>
              <w:szCs w:val="28"/>
            </w:rPr>
            <w:delText>[</w:delText>
          </w:r>
          <w:r w:rsidR="00215EBE" w:rsidRPr="000411DE" w:rsidDel="00616F6F">
            <w:rPr>
              <w:rFonts w:ascii="Times New Roman" w:hAnsi="Times New Roman" w:cs="Times New Roman"/>
              <w:szCs w:val="28"/>
            </w:rPr>
            <w:delText>AUC(L.R.),AUC(R.F.)</w:delText>
          </w:r>
          <w:r w:rsidR="004129D1" w:rsidRPr="000411DE" w:rsidDel="00616F6F">
            <w:rPr>
              <w:rFonts w:ascii="Times New Roman" w:hAnsi="Times New Roman" w:cs="Times New Roman"/>
              <w:szCs w:val="28"/>
            </w:rPr>
            <w:delText>]</w:delText>
          </w:r>
        </w:del>
      </w:ins>
    </w:p>
    <w:p w14:paraId="3D539619" w14:textId="5328FF13" w:rsidR="00BB09E0" w:rsidRPr="000411DE" w:rsidDel="00616F6F" w:rsidRDefault="00351180" w:rsidP="002E3636">
      <w:pPr>
        <w:spacing w:line="360" w:lineRule="auto"/>
        <w:jc w:val="both"/>
        <w:rPr>
          <w:moveFrom w:id="742" w:author="Saifuddin Sarker" w:date="2024-06-08T22:13:00Z" w16du:dateUtc="2024-06-08T16:13:00Z"/>
          <w:rFonts w:ascii="Times New Roman" w:hAnsi="Times New Roman" w:cs="Times New Roman"/>
          <w:szCs w:val="28"/>
        </w:rPr>
      </w:pPr>
      <w:moveFromRangeStart w:id="743" w:author="Saifuddin Sarker" w:date="2024-06-08T22:13:00Z" w:name="move168777198"/>
      <w:moveFrom w:id="744" w:author="Saifuddin Sarker" w:date="2024-06-08T22:13:00Z" w16du:dateUtc="2024-06-08T16:13:00Z">
        <w:ins w:id="745" w:author="Joy Prokash Debnath" w:date="2024-06-08T02:08:00Z" w16du:dateUtc="2024-06-07T20:08:00Z">
          <w:r w:rsidRPr="000411DE" w:rsidDel="00616F6F">
            <w:rPr>
              <w:rFonts w:ascii="Times New Roman" w:hAnsi="Times New Roman" w:cs="Times New Roman"/>
              <w:szCs w:val="28"/>
            </w:rPr>
            <w:t>CTBP2</w:t>
          </w:r>
        </w:ins>
        <w:ins w:id="746" w:author="Joy Prokash Debnath" w:date="2024-06-08T02:09:00Z" w16du:dateUtc="2024-06-07T20:09:00Z">
          <w:r w:rsidR="00C832EB" w:rsidRPr="000411DE" w:rsidDel="00616F6F">
            <w:rPr>
              <w:rFonts w:ascii="Times New Roman" w:hAnsi="Times New Roman" w:cs="Times New Roman"/>
              <w:szCs w:val="28"/>
            </w:rPr>
            <w:t>(</w:t>
          </w:r>
          <w:r w:rsidR="001061C0" w:rsidRPr="000411DE" w:rsidDel="00616F6F">
            <w:rPr>
              <w:rFonts w:ascii="Times New Roman" w:hAnsi="Times New Roman" w:cs="Times New Roman"/>
              <w:szCs w:val="28"/>
            </w:rPr>
            <w:t>1,1)</w:t>
          </w:r>
        </w:ins>
        <w:ins w:id="747" w:author="Joy Prokash Debnath" w:date="2024-06-08T02:08:00Z" w16du:dateUtc="2024-06-07T20:08:00Z">
          <w:r w:rsidRPr="000411DE" w:rsidDel="00616F6F">
            <w:rPr>
              <w:rFonts w:ascii="Times New Roman" w:hAnsi="Times New Roman" w:cs="Times New Roman"/>
              <w:szCs w:val="28"/>
            </w:rPr>
            <w:t>, TXNRD1</w:t>
          </w:r>
        </w:ins>
        <w:ins w:id="748" w:author="Joy Prokash Debnath" w:date="2024-06-08T02:09:00Z" w16du:dateUtc="2024-06-07T20:09:00Z">
          <w:r w:rsidR="001061C0" w:rsidRPr="000411DE" w:rsidDel="00616F6F">
            <w:rPr>
              <w:rFonts w:ascii="Times New Roman" w:hAnsi="Times New Roman" w:cs="Times New Roman"/>
              <w:szCs w:val="28"/>
            </w:rPr>
            <w:t>(</w:t>
          </w:r>
        </w:ins>
        <w:ins w:id="749" w:author="Joy Prokash Debnath" w:date="2024-06-08T02:10:00Z" w16du:dateUtc="2024-06-07T20:10:00Z">
          <w:r w:rsidR="001061C0" w:rsidRPr="000411DE" w:rsidDel="00616F6F">
            <w:rPr>
              <w:rFonts w:ascii="Times New Roman" w:hAnsi="Times New Roman" w:cs="Times New Roman"/>
              <w:szCs w:val="28"/>
            </w:rPr>
            <w:t>1,1)</w:t>
          </w:r>
        </w:ins>
        <w:ins w:id="750" w:author="Joy Prokash Debnath" w:date="2024-06-08T02:08:00Z" w16du:dateUtc="2024-06-07T20:08:00Z">
          <w:r w:rsidRPr="000411DE" w:rsidDel="00616F6F">
            <w:rPr>
              <w:rFonts w:ascii="Times New Roman" w:hAnsi="Times New Roman" w:cs="Times New Roman"/>
              <w:szCs w:val="28"/>
            </w:rPr>
            <w:t>, HSPG2</w:t>
          </w:r>
        </w:ins>
        <w:ins w:id="751" w:author="Joy Prokash Debnath" w:date="2024-06-08T02:11:00Z" w16du:dateUtc="2024-06-07T20:11:00Z">
          <w:r w:rsidR="004129D1" w:rsidRPr="000411DE" w:rsidDel="00616F6F">
            <w:rPr>
              <w:rFonts w:ascii="Times New Roman" w:hAnsi="Times New Roman" w:cs="Times New Roman"/>
              <w:szCs w:val="28"/>
            </w:rPr>
            <w:t>(1,1)</w:t>
          </w:r>
        </w:ins>
        <w:ins w:id="752" w:author="Joy Prokash Debnath" w:date="2024-06-08T02:08:00Z" w16du:dateUtc="2024-06-07T20:08:00Z">
          <w:r w:rsidRPr="000411DE" w:rsidDel="00616F6F">
            <w:rPr>
              <w:rFonts w:ascii="Times New Roman" w:hAnsi="Times New Roman" w:cs="Times New Roman"/>
              <w:szCs w:val="28"/>
            </w:rPr>
            <w:t>, CCNA2</w:t>
          </w:r>
        </w:ins>
        <w:ins w:id="753" w:author="Joy Prokash Debnath" w:date="2024-06-08T02:11:00Z" w16du:dateUtc="2024-06-07T20:11:00Z">
          <w:r w:rsidR="00897E25" w:rsidRPr="000411DE" w:rsidDel="00616F6F">
            <w:rPr>
              <w:rFonts w:ascii="Times New Roman" w:hAnsi="Times New Roman" w:cs="Times New Roman"/>
              <w:szCs w:val="28"/>
            </w:rPr>
            <w:t>(1,1)</w:t>
          </w:r>
        </w:ins>
        <w:ins w:id="754" w:author="Joy Prokash Debnath" w:date="2024-06-08T02:08:00Z" w16du:dateUtc="2024-06-07T20:08:00Z">
          <w:r w:rsidRPr="000411DE" w:rsidDel="00616F6F">
            <w:rPr>
              <w:rFonts w:ascii="Times New Roman" w:hAnsi="Times New Roman" w:cs="Times New Roman"/>
              <w:szCs w:val="28"/>
            </w:rPr>
            <w:t>, CCNB1</w:t>
          </w:r>
        </w:ins>
        <w:ins w:id="755" w:author="Joy Prokash Debnath" w:date="2024-06-08T02:11:00Z" w16du:dateUtc="2024-06-07T20:11:00Z">
          <w:r w:rsidR="00897E25" w:rsidRPr="000411DE" w:rsidDel="00616F6F">
            <w:rPr>
              <w:rFonts w:ascii="Times New Roman" w:hAnsi="Times New Roman" w:cs="Times New Roman"/>
              <w:szCs w:val="28"/>
            </w:rPr>
            <w:t>(1,1)</w:t>
          </w:r>
        </w:ins>
        <w:ins w:id="756" w:author="Joy Prokash Debnath" w:date="2024-06-08T02:08:00Z" w16du:dateUtc="2024-06-07T20:08:00Z">
          <w:r w:rsidRPr="000411DE" w:rsidDel="00616F6F">
            <w:rPr>
              <w:rFonts w:ascii="Times New Roman" w:hAnsi="Times New Roman" w:cs="Times New Roman"/>
              <w:szCs w:val="28"/>
            </w:rPr>
            <w:t>, CCNB2</w:t>
          </w:r>
        </w:ins>
        <w:ins w:id="757" w:author="Joy Prokash Debnath" w:date="2024-06-08T02:13:00Z" w16du:dateUtc="2024-06-07T20:13:00Z">
          <w:r w:rsidR="002E651F" w:rsidRPr="000411DE" w:rsidDel="00616F6F">
            <w:rPr>
              <w:rFonts w:ascii="Times New Roman" w:hAnsi="Times New Roman" w:cs="Times New Roman"/>
              <w:szCs w:val="28"/>
            </w:rPr>
            <w:t>(1,</w:t>
          </w:r>
          <w:r w:rsidR="002E651F" w:rsidRPr="000411DE" w:rsidDel="00616F6F">
            <w:rPr>
              <w:rFonts w:ascii="Times New Roman" w:hAnsi="Times New Roman" w:cs="Times New Roman"/>
              <w:rPrChange w:id="758" w:author="Saifuddin Sarker" w:date="2024-06-08T22:09:00Z" w16du:dateUtc="2024-06-08T16:09:00Z">
                <w:rPr/>
              </w:rPrChange>
            </w:rPr>
            <w:t xml:space="preserve"> 0.741)</w:t>
          </w:r>
        </w:ins>
        <w:ins w:id="759" w:author="Joy Prokash Debnath" w:date="2024-06-08T02:08:00Z" w16du:dateUtc="2024-06-07T20:08:00Z">
          <w:r w:rsidRPr="000411DE" w:rsidDel="00616F6F">
            <w:rPr>
              <w:rFonts w:ascii="Times New Roman" w:hAnsi="Times New Roman" w:cs="Times New Roman"/>
              <w:szCs w:val="28"/>
            </w:rPr>
            <w:t>, BUB1</w:t>
          </w:r>
        </w:ins>
        <w:ins w:id="760" w:author="Joy Prokash Debnath" w:date="2024-06-08T02:12:00Z" w16du:dateUtc="2024-06-07T20:12:00Z">
          <w:r w:rsidR="002E651F" w:rsidRPr="000411DE" w:rsidDel="00616F6F">
            <w:rPr>
              <w:rFonts w:ascii="Times New Roman" w:hAnsi="Times New Roman" w:cs="Times New Roman"/>
              <w:szCs w:val="28"/>
            </w:rPr>
            <w:t>(1,</w:t>
          </w:r>
          <w:r w:rsidR="002E651F" w:rsidRPr="000411DE" w:rsidDel="00616F6F">
            <w:rPr>
              <w:rFonts w:ascii="Times New Roman" w:hAnsi="Times New Roman" w:cs="Times New Roman"/>
              <w:rPrChange w:id="761" w:author="Saifuddin Sarker" w:date="2024-06-08T22:09:00Z" w16du:dateUtc="2024-06-08T16:09:00Z">
                <w:rPr/>
              </w:rPrChange>
            </w:rPr>
            <w:t xml:space="preserve"> 0.963)</w:t>
          </w:r>
        </w:ins>
        <w:ins w:id="762" w:author="Joy Prokash Debnath" w:date="2024-06-08T02:08:00Z" w16du:dateUtc="2024-06-07T20:08:00Z">
          <w:r w:rsidRPr="000411DE" w:rsidDel="00616F6F">
            <w:rPr>
              <w:rFonts w:ascii="Times New Roman" w:hAnsi="Times New Roman" w:cs="Times New Roman"/>
              <w:szCs w:val="28"/>
            </w:rPr>
            <w:t>, AURKA</w:t>
          </w:r>
        </w:ins>
        <w:ins w:id="763" w:author="Joy Prokash Debnath" w:date="2024-06-08T02:13:00Z" w16du:dateUtc="2024-06-07T20:13:00Z">
          <w:r w:rsidR="002E651F" w:rsidRPr="000411DE" w:rsidDel="00616F6F">
            <w:rPr>
              <w:rFonts w:ascii="Times New Roman" w:hAnsi="Times New Roman" w:cs="Times New Roman"/>
              <w:kern w:val="0"/>
              <w:szCs w:val="28"/>
              <w14:ligatures w14:val="none"/>
            </w:rPr>
            <w:t>(1,1)</w:t>
          </w:r>
        </w:ins>
        <w:ins w:id="764" w:author="Joy Prokash Debnath" w:date="2024-06-08T02:08:00Z" w16du:dateUtc="2024-06-07T20:08:00Z">
          <w:r w:rsidRPr="000411DE" w:rsidDel="00616F6F">
            <w:rPr>
              <w:rFonts w:ascii="Times New Roman" w:hAnsi="Times New Roman" w:cs="Times New Roman"/>
              <w:szCs w:val="28"/>
            </w:rPr>
            <w:t>, KIF11</w:t>
          </w:r>
        </w:ins>
        <w:ins w:id="765" w:author="Joy Prokash Debnath" w:date="2024-06-08T02:13:00Z" w16du:dateUtc="2024-06-07T20:13:00Z">
          <w:r w:rsidR="00F45C2D" w:rsidRPr="000411DE" w:rsidDel="00616F6F">
            <w:rPr>
              <w:rFonts w:ascii="Times New Roman" w:hAnsi="Times New Roman" w:cs="Times New Roman"/>
              <w:kern w:val="0"/>
              <w:szCs w:val="28"/>
              <w14:ligatures w14:val="none"/>
            </w:rPr>
            <w:t>(1,</w:t>
          </w:r>
          <w:r w:rsidR="00F45C2D" w:rsidRPr="000411DE" w:rsidDel="00616F6F">
            <w:rPr>
              <w:rFonts w:ascii="Times New Roman" w:hAnsi="Times New Roman" w:cs="Times New Roman"/>
              <w:rPrChange w:id="766" w:author="Saifuddin Sarker" w:date="2024-06-08T22:09:00Z" w16du:dateUtc="2024-06-08T16:09:00Z">
                <w:rPr/>
              </w:rPrChange>
            </w:rPr>
            <w:t xml:space="preserve"> 0.926</w:t>
          </w:r>
          <w:r w:rsidR="00F45C2D" w:rsidRPr="000411DE" w:rsidDel="00616F6F">
            <w:rPr>
              <w:rFonts w:ascii="Times New Roman" w:hAnsi="Times New Roman" w:cs="Times New Roman"/>
              <w:kern w:val="0"/>
              <w:szCs w:val="28"/>
              <w14:ligatures w14:val="none"/>
            </w:rPr>
            <w:t>)</w:t>
          </w:r>
        </w:ins>
        <w:ins w:id="767" w:author="Joy Prokash Debnath" w:date="2024-06-08T02:08:00Z" w16du:dateUtc="2024-06-07T20:08:00Z">
          <w:r w:rsidRPr="000411DE" w:rsidDel="00616F6F">
            <w:rPr>
              <w:rFonts w:ascii="Times New Roman" w:hAnsi="Times New Roman" w:cs="Times New Roman"/>
              <w:szCs w:val="28"/>
            </w:rPr>
            <w:t>, CDC20</w:t>
          </w:r>
        </w:ins>
        <w:ins w:id="768" w:author="Joy Prokash Debnath" w:date="2024-06-08T02:13:00Z" w16du:dateUtc="2024-06-07T20:13:00Z">
          <w:r w:rsidR="00F45C2D" w:rsidRPr="000411DE" w:rsidDel="00616F6F">
            <w:rPr>
              <w:rFonts w:ascii="Times New Roman" w:hAnsi="Times New Roman" w:cs="Times New Roman"/>
              <w:kern w:val="0"/>
              <w:szCs w:val="28"/>
              <w14:ligatures w14:val="none"/>
            </w:rPr>
            <w:t>(1,</w:t>
          </w:r>
          <w:r w:rsidR="00F45C2D" w:rsidRPr="000411DE" w:rsidDel="00616F6F">
            <w:rPr>
              <w:rFonts w:ascii="Times New Roman" w:hAnsi="Times New Roman" w:cs="Times New Roman"/>
              <w:rPrChange w:id="769" w:author="Saifuddin Sarker" w:date="2024-06-08T22:09:00Z" w16du:dateUtc="2024-06-08T16:09:00Z">
                <w:rPr/>
              </w:rPrChange>
            </w:rPr>
            <w:t xml:space="preserve"> 0.926</w:t>
          </w:r>
          <w:r w:rsidR="00F45C2D" w:rsidRPr="000411DE" w:rsidDel="00616F6F">
            <w:rPr>
              <w:rFonts w:ascii="Times New Roman" w:hAnsi="Times New Roman" w:cs="Times New Roman"/>
              <w:kern w:val="0"/>
              <w:szCs w:val="28"/>
              <w14:ligatures w14:val="none"/>
            </w:rPr>
            <w:t>)</w:t>
          </w:r>
        </w:ins>
        <w:ins w:id="770" w:author="Joy Prokash Debnath" w:date="2024-06-08T02:08:00Z" w16du:dateUtc="2024-06-07T20:08:00Z">
          <w:r w:rsidRPr="000411DE" w:rsidDel="00616F6F">
            <w:rPr>
              <w:rFonts w:ascii="Times New Roman" w:hAnsi="Times New Roman" w:cs="Times New Roman"/>
              <w:szCs w:val="28"/>
            </w:rPr>
            <w:t>, RRM2</w:t>
          </w:r>
        </w:ins>
        <w:ins w:id="771" w:author="Joy Prokash Debnath" w:date="2024-06-08T02:14:00Z" w16du:dateUtc="2024-06-07T20:14:00Z">
          <w:r w:rsidR="00EA079E" w:rsidRPr="000411DE" w:rsidDel="00616F6F">
            <w:rPr>
              <w:rFonts w:ascii="Times New Roman" w:hAnsi="Times New Roman" w:cs="Times New Roman"/>
              <w:kern w:val="0"/>
              <w:szCs w:val="28"/>
              <w14:ligatures w14:val="none"/>
            </w:rPr>
            <w:t>(1,</w:t>
          </w:r>
          <w:r w:rsidR="00EA079E" w:rsidRPr="000411DE" w:rsidDel="00616F6F">
            <w:rPr>
              <w:rFonts w:ascii="Times New Roman" w:hAnsi="Times New Roman" w:cs="Times New Roman"/>
              <w:rPrChange w:id="772" w:author="Saifuddin Sarker" w:date="2024-06-08T22:09:00Z" w16du:dateUtc="2024-06-08T16:09:00Z">
                <w:rPr/>
              </w:rPrChange>
            </w:rPr>
            <w:t xml:space="preserve"> 0.963</w:t>
          </w:r>
          <w:r w:rsidR="00EA079E" w:rsidRPr="000411DE" w:rsidDel="00616F6F">
            <w:rPr>
              <w:rFonts w:ascii="Times New Roman" w:hAnsi="Times New Roman" w:cs="Times New Roman"/>
              <w:kern w:val="0"/>
              <w:szCs w:val="28"/>
              <w14:ligatures w14:val="none"/>
            </w:rPr>
            <w:t>)</w:t>
          </w:r>
        </w:ins>
        <w:ins w:id="773" w:author="Joy Prokash Debnath" w:date="2024-06-08T02:08:00Z" w16du:dateUtc="2024-06-07T20:08:00Z">
          <w:r w:rsidRPr="000411DE" w:rsidDel="00616F6F">
            <w:rPr>
              <w:rFonts w:ascii="Times New Roman" w:hAnsi="Times New Roman" w:cs="Times New Roman"/>
              <w:szCs w:val="28"/>
            </w:rPr>
            <w:t>, UBE2C</w:t>
          </w:r>
        </w:ins>
        <w:ins w:id="774" w:author="Joy Prokash Debnath" w:date="2024-06-08T02:14:00Z" w16du:dateUtc="2024-06-07T20:14:00Z">
          <w:r w:rsidR="00EA079E" w:rsidRPr="000411DE" w:rsidDel="00616F6F">
            <w:rPr>
              <w:rFonts w:ascii="Times New Roman" w:hAnsi="Times New Roman" w:cs="Times New Roman"/>
              <w:kern w:val="0"/>
              <w:szCs w:val="28"/>
              <w14:ligatures w14:val="none"/>
            </w:rPr>
            <w:t>(1,1)</w:t>
          </w:r>
        </w:ins>
        <w:ins w:id="775" w:author="Joy Prokash Debnath" w:date="2024-06-08T02:08:00Z" w16du:dateUtc="2024-06-07T20:08:00Z">
          <w:r w:rsidRPr="000411DE" w:rsidDel="00616F6F">
            <w:rPr>
              <w:rFonts w:ascii="Times New Roman" w:hAnsi="Times New Roman" w:cs="Times New Roman"/>
              <w:szCs w:val="28"/>
            </w:rPr>
            <w:t>,</w:t>
          </w:r>
          <w:r w:rsidRPr="000411DE" w:rsidDel="00616F6F">
            <w:rPr>
              <w:rFonts w:ascii="Times New Roman" w:hAnsi="Times New Roman" w:cs="Times New Roman"/>
              <w:rPrChange w:id="776" w:author="Saifuddin Sarker" w:date="2024-06-08T22:09:00Z" w16du:dateUtc="2024-06-08T16:09:00Z">
                <w:rPr/>
              </w:rPrChange>
            </w:rPr>
            <w:t xml:space="preserve"> </w:t>
          </w:r>
          <w:r w:rsidRPr="000411DE" w:rsidDel="00616F6F">
            <w:rPr>
              <w:rFonts w:ascii="Times New Roman" w:hAnsi="Times New Roman" w:cs="Times New Roman"/>
              <w:szCs w:val="28"/>
            </w:rPr>
            <w:t>BUB1B</w:t>
          </w:r>
        </w:ins>
        <w:ins w:id="777" w:author="Joy Prokash Debnath" w:date="2024-06-08T02:12:00Z" w16du:dateUtc="2024-06-07T20:12:00Z">
          <w:r w:rsidR="00CC2A03" w:rsidRPr="000411DE" w:rsidDel="00616F6F">
            <w:rPr>
              <w:rFonts w:ascii="Times New Roman" w:hAnsi="Times New Roman" w:cs="Times New Roman"/>
              <w:rPrChange w:id="778" w:author="Saifuddin Sarker" w:date="2024-06-08T22:09:00Z" w16du:dateUtc="2024-06-08T16:09:00Z">
                <w:rPr/>
              </w:rPrChange>
            </w:rPr>
            <w:t>(0.963,0.778)</w:t>
          </w:r>
        </w:ins>
      </w:moveFrom>
    </w:p>
    <w:moveFromRangeEnd w:id="743"/>
    <w:p w14:paraId="1A7633C5" w14:textId="36344F02" w:rsidR="004E5DF0" w:rsidRPr="00DF6120" w:rsidDel="002E3636" w:rsidRDefault="004E5DF0" w:rsidP="002E3636">
      <w:pPr>
        <w:spacing w:line="360" w:lineRule="auto"/>
        <w:jc w:val="both"/>
        <w:rPr>
          <w:del w:id="779" w:author="Joy Prokash Debnath" w:date="2024-06-13T09:58:00Z" w16du:dateUtc="2024-06-13T03:58:00Z"/>
          <w:rFonts w:ascii="Times New Roman" w:hAnsi="Times New Roman" w:cs="Times New Roman"/>
          <w:b/>
          <w:bCs/>
          <w:szCs w:val="28"/>
        </w:rPr>
      </w:pPr>
      <w:del w:id="780" w:author="Joy Prokash Debnath" w:date="2024-06-13T09:58:00Z" w16du:dateUtc="2024-06-13T03:58:00Z">
        <w:r w:rsidRPr="00DF6120" w:rsidDel="002E3636">
          <w:rPr>
            <w:rFonts w:ascii="Times New Roman" w:hAnsi="Times New Roman" w:cs="Times New Roman"/>
            <w:b/>
            <w:bCs/>
            <w:szCs w:val="28"/>
          </w:rPr>
          <w:delText>3.</w:delText>
        </w:r>
        <w:r w:rsidR="007A20BC" w:rsidRPr="00DF6120" w:rsidDel="002E3636">
          <w:rPr>
            <w:rFonts w:ascii="Times New Roman" w:hAnsi="Times New Roman" w:cs="Times New Roman"/>
            <w:b/>
            <w:bCs/>
            <w:szCs w:val="28"/>
          </w:rPr>
          <w:delText>8</w:delText>
        </w:r>
        <w:r w:rsidRPr="00DF6120" w:rsidDel="002E3636">
          <w:rPr>
            <w:rFonts w:ascii="Times New Roman" w:hAnsi="Times New Roman" w:cs="Times New Roman"/>
            <w:b/>
            <w:bCs/>
            <w:szCs w:val="28"/>
          </w:rPr>
          <w:delText xml:space="preserve"> </w:delText>
        </w:r>
        <w:r w:rsidR="0029779C" w:rsidRPr="00DF6120" w:rsidDel="002E3636">
          <w:rPr>
            <w:rFonts w:ascii="Times New Roman" w:hAnsi="Times New Roman" w:cs="Times New Roman"/>
            <w:b/>
            <w:bCs/>
            <w:szCs w:val="28"/>
          </w:rPr>
          <w:delText>Identification of Candidate Drugs</w:delText>
        </w:r>
      </w:del>
    </w:p>
    <w:p w14:paraId="12AA8B71" w14:textId="3F3683BA" w:rsidR="007A20BC" w:rsidRPr="00E16176" w:rsidDel="002E3636" w:rsidRDefault="00B314C7" w:rsidP="00A61A2D">
      <w:pPr>
        <w:spacing w:line="360" w:lineRule="auto"/>
        <w:jc w:val="both"/>
        <w:rPr>
          <w:del w:id="781" w:author="Joy Prokash Debnath" w:date="2024-06-13T09:58:00Z" w16du:dateUtc="2024-06-13T03:58:00Z"/>
          <w:rFonts w:ascii="Times New Roman" w:hAnsi="Times New Roman" w:cs="Times New Roman"/>
          <w:szCs w:val="24"/>
        </w:rPr>
      </w:pPr>
      <w:del w:id="782" w:author="Joy Prokash Debnath" w:date="2024-06-13T09:58:00Z" w16du:dateUtc="2024-06-13T03:58:00Z">
        <w:r w:rsidRPr="00E16176" w:rsidDel="002E3636">
          <w:rPr>
            <w:rFonts w:ascii="Times New Roman" w:hAnsi="Times New Roman" w:cs="Times New Roman"/>
            <w:szCs w:val="24"/>
          </w:rPr>
          <w:delText>The top candidates identified includ</w:delText>
        </w:r>
      </w:del>
      <w:del w:id="783" w:author="Joy Prokash Debnath" w:date="2024-06-08T00:11:00Z" w16du:dateUtc="2024-06-07T18:11:00Z">
        <w:r w:rsidRPr="00E16176" w:rsidDel="0083377F">
          <w:rPr>
            <w:rFonts w:ascii="Times New Roman" w:hAnsi="Times New Roman" w:cs="Times New Roman"/>
            <w:szCs w:val="24"/>
          </w:rPr>
          <w:delText>e</w:delText>
        </w:r>
      </w:del>
      <w:del w:id="784" w:author="Joy Prokash Debnath" w:date="2024-06-13T09:58:00Z" w16du:dateUtc="2024-06-13T03:58:00Z">
        <w:r w:rsidRPr="00E16176" w:rsidDel="002E3636">
          <w:rPr>
            <w:rFonts w:ascii="Times New Roman" w:hAnsi="Times New Roman" w:cs="Times New Roman"/>
            <w:szCs w:val="24"/>
          </w:rPr>
          <w:delText xml:space="preserve"> </w:delText>
        </w:r>
      </w:del>
      <w:del w:id="785" w:author="Joy Prokash Debnath" w:date="2024-06-08T00:13:00Z" w16du:dateUtc="2024-06-07T18:13:00Z">
        <w:r w:rsidRPr="00E16176" w:rsidDel="004F6879">
          <w:rPr>
            <w:rFonts w:ascii="Times New Roman" w:hAnsi="Times New Roman" w:cs="Times New Roman"/>
            <w:szCs w:val="24"/>
          </w:rPr>
          <w:delText>etoposide, lucanthone, 0173570-0000, resveratrol, methotrexate, trifluridine, thalidomide, ciclopirox, 5109870, and troglitazone.</w:delText>
        </w:r>
        <w:r w:rsidR="00D57672" w:rsidRPr="00E16176" w:rsidDel="004F6879">
          <w:rPr>
            <w:rFonts w:ascii="Times New Roman" w:hAnsi="Times New Roman" w:cs="Times New Roman"/>
            <w:szCs w:val="24"/>
            <w:rPrChange w:id="786" w:author="Saifuddin Sarker" w:date="2024-06-08T22:17:00Z" w16du:dateUtc="2024-06-08T16:17:00Z">
              <w:rPr>
                <w:sz w:val="22"/>
                <w:szCs w:val="28"/>
              </w:rPr>
            </w:rPrChange>
          </w:rPr>
          <w:delText xml:space="preserve"> </w:delText>
        </w:r>
      </w:del>
      <w:ins w:id="787" w:author="Saifuddin Sarker" w:date="2024-06-08T22:17:00Z" w16du:dateUtc="2024-06-08T16:17:00Z">
        <w:del w:id="788" w:author="Joy Prokash Debnath" w:date="2024-06-13T09:58:00Z" w16du:dateUtc="2024-06-13T03:58:00Z">
          <w:r w:rsidR="00B23C57" w:rsidDel="002E3636">
            <w:rPr>
              <w:rFonts w:ascii="Times New Roman" w:hAnsi="Times New Roman" w:cs="Times New Roman"/>
              <w:szCs w:val="24"/>
            </w:rPr>
            <w:delText>ERMTCMLC</w:delText>
          </w:r>
        </w:del>
      </w:ins>
      <w:ins w:id="789" w:author="Saifuddin Sarker" w:date="2024-06-08T22:18:00Z" w16du:dateUtc="2024-06-08T16:18:00Z">
        <w:del w:id="790" w:author="Joy Prokash Debnath" w:date="2024-06-13T09:58:00Z" w16du:dateUtc="2024-06-13T03:58:00Z">
          <w:r w:rsidR="00B23C57" w:rsidDel="002E3636">
            <w:rPr>
              <w:rFonts w:ascii="Times New Roman" w:hAnsi="Times New Roman" w:cs="Times New Roman"/>
              <w:szCs w:val="24"/>
            </w:rPr>
            <w:delText>T</w:delText>
          </w:r>
        </w:del>
      </w:ins>
      <w:del w:id="791" w:author="Joy Prokash Debnath" w:date="2024-06-13T09:58:00Z" w16du:dateUtc="2024-06-13T03:58:00Z">
        <w:r w:rsidR="00D57672" w:rsidRPr="00E16176" w:rsidDel="002E3636">
          <w:rPr>
            <w:rFonts w:ascii="Times New Roman" w:hAnsi="Times New Roman" w:cs="Times New Roman"/>
            <w:szCs w:val="24"/>
          </w:rPr>
          <w:delText>Therapeutic compounds were ranked and selected for potential combination therapies based on their combined scores.</w:delText>
        </w:r>
      </w:del>
    </w:p>
    <w:p w14:paraId="707E653F" w14:textId="77777777" w:rsidR="00DA7E29" w:rsidDel="009727A4" w:rsidRDefault="00DA7E29" w:rsidP="00BD3A6E">
      <w:pPr>
        <w:spacing w:line="360" w:lineRule="auto"/>
        <w:jc w:val="both"/>
        <w:rPr>
          <w:ins w:id="792" w:author="Saifuddin Sarker" w:date="2024-06-11T09:41:00Z" w16du:dateUtc="2024-06-11T03:41:00Z"/>
          <w:del w:id="793" w:author="MD. SAYEAM KHANDAKER" w:date="2024-06-12T00:35:00Z" w16du:dateUtc="2024-06-11T18:35:00Z"/>
          <w:rFonts w:ascii="Times New Roman" w:hAnsi="Times New Roman" w:cs="Times New Roman"/>
          <w:b/>
          <w:bCs/>
          <w:sz w:val="28"/>
          <w:szCs w:val="28"/>
        </w:rPr>
      </w:pPr>
    </w:p>
    <w:p w14:paraId="3899E7C4" w14:textId="77777777" w:rsidR="00DA7E29" w:rsidDel="009727A4" w:rsidRDefault="00DA7E29" w:rsidP="00BD3A6E">
      <w:pPr>
        <w:spacing w:line="360" w:lineRule="auto"/>
        <w:jc w:val="both"/>
        <w:rPr>
          <w:ins w:id="794" w:author="Saifuddin Sarker" w:date="2024-06-11T09:41:00Z" w16du:dateUtc="2024-06-11T03:41:00Z"/>
          <w:del w:id="795" w:author="MD. SAYEAM KHANDAKER" w:date="2024-06-12T00:35:00Z" w16du:dateUtc="2024-06-11T18:35:00Z"/>
          <w:rFonts w:ascii="Times New Roman" w:hAnsi="Times New Roman" w:cs="Times New Roman"/>
          <w:b/>
          <w:bCs/>
          <w:sz w:val="28"/>
          <w:szCs w:val="28"/>
        </w:rPr>
      </w:pPr>
    </w:p>
    <w:p w14:paraId="0FDE6CD8" w14:textId="77777777" w:rsidR="00DA7E29" w:rsidDel="009727A4" w:rsidRDefault="00DA7E29" w:rsidP="00BD3A6E">
      <w:pPr>
        <w:spacing w:line="360" w:lineRule="auto"/>
        <w:jc w:val="both"/>
        <w:rPr>
          <w:ins w:id="796" w:author="Saifuddin Sarker" w:date="2024-06-11T09:41:00Z" w16du:dateUtc="2024-06-11T03:41:00Z"/>
          <w:del w:id="797" w:author="MD. SAYEAM KHANDAKER" w:date="2024-06-12T00:35:00Z" w16du:dateUtc="2024-06-11T18:35:00Z"/>
          <w:rFonts w:ascii="Times New Roman" w:hAnsi="Times New Roman" w:cs="Times New Roman"/>
          <w:b/>
          <w:bCs/>
          <w:sz w:val="28"/>
          <w:szCs w:val="28"/>
        </w:rPr>
      </w:pPr>
    </w:p>
    <w:p w14:paraId="42571B1C" w14:textId="77777777" w:rsidR="00DA7E29" w:rsidDel="009727A4" w:rsidRDefault="00DA7E29" w:rsidP="00BD3A6E">
      <w:pPr>
        <w:spacing w:line="360" w:lineRule="auto"/>
        <w:jc w:val="both"/>
        <w:rPr>
          <w:ins w:id="798" w:author="Saifuddin Sarker" w:date="2024-06-11T09:41:00Z" w16du:dateUtc="2024-06-11T03:41:00Z"/>
          <w:del w:id="799" w:author="MD. SAYEAM KHANDAKER" w:date="2024-06-12T00:35:00Z" w16du:dateUtc="2024-06-11T18:35:00Z"/>
          <w:rFonts w:ascii="Times New Roman" w:hAnsi="Times New Roman" w:cs="Times New Roman"/>
          <w:b/>
          <w:bCs/>
          <w:sz w:val="28"/>
          <w:szCs w:val="28"/>
        </w:rPr>
      </w:pPr>
    </w:p>
    <w:p w14:paraId="7459CC6D" w14:textId="77777777" w:rsidR="00DA7E29" w:rsidDel="009727A4" w:rsidRDefault="00DA7E29" w:rsidP="00BD3A6E">
      <w:pPr>
        <w:spacing w:line="360" w:lineRule="auto"/>
        <w:jc w:val="both"/>
        <w:rPr>
          <w:ins w:id="800" w:author="Saifuddin Sarker" w:date="2024-06-11T09:41:00Z" w16du:dateUtc="2024-06-11T03:41:00Z"/>
          <w:del w:id="801" w:author="MD. SAYEAM KHANDAKER" w:date="2024-06-12T00:35:00Z" w16du:dateUtc="2024-06-11T18:35:00Z"/>
          <w:rFonts w:ascii="Times New Roman" w:hAnsi="Times New Roman" w:cs="Times New Roman"/>
          <w:b/>
          <w:bCs/>
          <w:sz w:val="28"/>
          <w:szCs w:val="28"/>
        </w:rPr>
      </w:pPr>
    </w:p>
    <w:p w14:paraId="4C35FD7B" w14:textId="19B94A08" w:rsidR="00BD3A6E" w:rsidRPr="00BD3A6E" w:rsidRDefault="00BD3A6E" w:rsidP="00BD3A6E">
      <w:pPr>
        <w:spacing w:line="360" w:lineRule="auto"/>
        <w:jc w:val="both"/>
        <w:rPr>
          <w:rFonts w:ascii="Times New Roman" w:hAnsi="Times New Roman" w:cs="Times New Roman"/>
          <w:b/>
          <w:bCs/>
          <w:sz w:val="28"/>
          <w:szCs w:val="28"/>
        </w:rPr>
      </w:pPr>
      <w:r w:rsidRPr="00BD3A6E">
        <w:rPr>
          <w:rFonts w:ascii="Times New Roman" w:hAnsi="Times New Roman" w:cs="Times New Roman"/>
          <w:b/>
          <w:bCs/>
          <w:sz w:val="28"/>
          <w:szCs w:val="28"/>
        </w:rPr>
        <w:t>DISCUSSION</w:t>
      </w:r>
    </w:p>
    <w:p w14:paraId="4E4A351E" w14:textId="602EA85D" w:rsidR="00BD3A6E" w:rsidDel="00653B5A" w:rsidRDefault="006866E0">
      <w:pPr>
        <w:pStyle w:val="NormalWeb"/>
        <w:spacing w:line="360" w:lineRule="auto"/>
        <w:jc w:val="both"/>
        <w:rPr>
          <w:del w:id="802" w:author="Saifuddin Sarker" w:date="2024-06-10T12:46:00Z" w16du:dateUtc="2024-06-10T06:46:00Z"/>
        </w:rPr>
        <w:pPrChange w:id="803" w:author="Saifuddin Sarker" w:date="2024-06-10T13:26:00Z" w16du:dateUtc="2024-06-10T07:26:00Z">
          <w:pPr>
            <w:pStyle w:val="NormalWeb"/>
            <w:spacing w:before="0" w:beforeAutospacing="0" w:after="240" w:afterAutospacing="0" w:line="360" w:lineRule="auto"/>
            <w:jc w:val="both"/>
          </w:pPr>
        </w:pPrChange>
      </w:pPr>
      <w:ins w:id="804" w:author="Saifuddin Sarker" w:date="2024-06-11T10:04:00Z" w16du:dateUtc="2024-06-11T04:04:00Z">
        <w:r w:rsidRPr="006866E0">
          <w:t>Recent investigations have unveiled mutations in virulence factors, receptor recognition proteins, and immune evasion mechanisms within the 2022 MPXV clade, resulting in distinct epidemiological features, transmission dynamics, viral infection and replication profiles, and severity of organ-specific diseases. However, the identification</w:t>
        </w:r>
      </w:ins>
      <w:ins w:id="805" w:author="Saifuddin Sarker" w:date="2024-06-11T10:05:00Z" w16du:dateUtc="2024-06-11T04:05:00Z">
        <w:r>
          <w:t>s</w:t>
        </w:r>
      </w:ins>
      <w:ins w:id="806" w:author="Saifuddin Sarker" w:date="2024-06-11T10:04:00Z" w16du:dateUtc="2024-06-11T04:04:00Z">
        <w:r w:rsidRPr="006866E0">
          <w:t xml:space="preserve"> of differentially expressed genes (DEGs) associated with 2022 MPXV infection in skin cell lines (keratinocytes and dermal fibroblasts) compared to previous strains</w:t>
        </w:r>
      </w:ins>
      <w:ins w:id="807" w:author="Saifuddin Sarker" w:date="2024-06-11T10:07:00Z" w16du:dateUtc="2024-06-11T04:07:00Z">
        <w:r w:rsidR="00BE4ED5">
          <w:t>,</w:t>
        </w:r>
      </w:ins>
      <w:ins w:id="808" w:author="Saifuddin Sarker" w:date="2024-06-11T10:06:00Z" w16du:dateUtc="2024-06-11T04:06:00Z">
        <w:r w:rsidR="00382F83">
          <w:t xml:space="preserve"> </w:t>
        </w:r>
      </w:ins>
      <w:ins w:id="809" w:author="Saifuddin Sarker" w:date="2024-06-11T10:07:00Z" w16du:dateUtc="2024-06-11T04:07:00Z">
        <w:r w:rsidR="009E4A09">
          <w:t>leading to biomarkers</w:t>
        </w:r>
        <w:r w:rsidR="00BE4ED5">
          <w:t xml:space="preserve"> and drug screening</w:t>
        </w:r>
      </w:ins>
      <w:ins w:id="810" w:author="Saifuddin Sarker" w:date="2024-06-11T10:04:00Z" w16du:dateUtc="2024-06-11T04:04:00Z">
        <w:r w:rsidRPr="006866E0">
          <w:t xml:space="preserve"> </w:t>
        </w:r>
      </w:ins>
      <w:ins w:id="811" w:author="Saifuddin Sarker" w:date="2024-06-11T10:05:00Z" w16du:dateUtc="2024-06-11T04:05:00Z">
        <w:r>
          <w:t>remain</w:t>
        </w:r>
      </w:ins>
      <w:ins w:id="812" w:author="Saifuddin Sarker" w:date="2024-06-11T10:04:00Z" w16du:dateUtc="2024-06-11T04:04:00Z">
        <w:r w:rsidRPr="006866E0">
          <w:t xml:space="preserve"> elusive. Understanding these DEGs and their altered expressions following </w:t>
        </w:r>
      </w:ins>
      <w:ins w:id="813" w:author="Saifuddin Sarker" w:date="2024-06-11T10:05:00Z" w16du:dateUtc="2024-06-11T04:05:00Z">
        <w:r>
          <w:t xml:space="preserve">the </w:t>
        </w:r>
      </w:ins>
      <w:ins w:id="814" w:author="Saifuddin Sarker" w:date="2024-06-11T10:04:00Z" w16du:dateUtc="2024-06-11T04:04:00Z">
        <w:r w:rsidRPr="006866E0">
          <w:t>2022 MPXV infection is pivotal for elucidating how the 2022 MPXV clade triggers global epidemic waves, evades immune responses, and induces host functional abnormalities.</w:t>
        </w:r>
      </w:ins>
      <w:del w:id="815" w:author="Saifuddin Sarker" w:date="2024-06-11T10:04:00Z" w16du:dateUtc="2024-06-11T04:04:00Z">
        <w:r w:rsidR="00BD3A6E" w:rsidDel="006866E0">
          <w:delText xml:space="preserve">Recent </w:delText>
        </w:r>
      </w:del>
      <w:del w:id="816" w:author="Saifuddin Sarker" w:date="2024-06-11T10:00:00Z" w16du:dateUtc="2024-06-11T04:00:00Z">
        <w:r w:rsidR="00BD3A6E" w:rsidDel="00C20DC5">
          <w:delText>studies</w:delText>
        </w:r>
      </w:del>
      <w:del w:id="817" w:author="Saifuddin Sarker" w:date="2024-06-11T10:04:00Z" w16du:dateUtc="2024-06-11T04:04:00Z">
        <w:r w:rsidR="00BD3A6E" w:rsidDel="006866E0">
          <w:delText xml:space="preserve"> have demonstrated that the 2022 MPXV clade has undergone mutations in virulence factors, receptor recognition proteins, and immune evasion mechanisms of the host</w:delText>
        </w:r>
      </w:del>
      <w:del w:id="818" w:author="Saifuddin Sarker" w:date="2024-06-09T12:08:00Z" w16du:dateUtc="2024-06-09T06:08:00Z">
        <w:r w:rsidR="00BD3A6E" w:rsidDel="004F705D">
          <w:delText xml:space="preserve"> (1)</w:delText>
        </w:r>
      </w:del>
      <w:del w:id="819" w:author="Saifuddin Sarker" w:date="2024-06-11T10:02:00Z" w16du:dateUtc="2024-06-11T04:02:00Z">
        <w:r w:rsidR="00BD3A6E" w:rsidDel="00141333">
          <w:delText xml:space="preserve">, </w:delText>
        </w:r>
      </w:del>
      <w:del w:id="820" w:author="Saifuddin Sarker" w:date="2024-06-11T10:01:00Z" w16du:dateUtc="2024-06-11T04:01:00Z">
        <w:r w:rsidR="00BD3A6E" w:rsidDel="00141333">
          <w:delText>leading</w:delText>
        </w:r>
      </w:del>
      <w:del w:id="821" w:author="Saifuddin Sarker" w:date="2024-06-11T10:04:00Z" w16du:dateUtc="2024-06-11T04:04:00Z">
        <w:r w:rsidR="00BD3A6E" w:rsidDel="006866E0">
          <w:delText xml:space="preserve"> to distinct epidemiological features, transmission dynamics</w:delText>
        </w:r>
      </w:del>
      <w:del w:id="822" w:author="Saifuddin Sarker" w:date="2024-06-09T12:08:00Z" w16du:dateUtc="2024-06-09T06:08:00Z">
        <w:r w:rsidR="00BD3A6E" w:rsidDel="004F705D">
          <w:delText xml:space="preserve"> (2)</w:delText>
        </w:r>
      </w:del>
      <w:del w:id="823" w:author="Saifuddin Sarker" w:date="2024-06-11T10:04:00Z" w16du:dateUtc="2024-06-11T04:04:00Z">
        <w:r w:rsidR="00BD3A6E" w:rsidDel="006866E0">
          <w:delText xml:space="preserve">, </w:delText>
        </w:r>
      </w:del>
      <w:del w:id="824" w:author="Saifuddin Sarker" w:date="2024-06-09T12:08:00Z" w16du:dateUtc="2024-06-09T06:08:00Z">
        <w:r w:rsidR="00BD3A6E" w:rsidDel="004F705D">
          <w:delText xml:space="preserve">and </w:delText>
        </w:r>
      </w:del>
      <w:del w:id="825" w:author="Saifuddin Sarker" w:date="2024-06-11T10:04:00Z" w16du:dateUtc="2024-06-11T04:04:00Z">
        <w:r w:rsidR="00BD3A6E" w:rsidDel="006866E0">
          <w:delText>viral infection and replication and organ-specific disease severity</w:delText>
        </w:r>
      </w:del>
      <w:del w:id="826" w:author="Saifuddin Sarker" w:date="2024-06-09T12:08:00Z" w16du:dateUtc="2024-06-09T06:08:00Z">
        <w:r w:rsidR="00BD3A6E" w:rsidDel="004F705D">
          <w:delText xml:space="preserve"> (3)</w:delText>
        </w:r>
      </w:del>
      <w:del w:id="827" w:author="Saifuddin Sarker" w:date="2024-06-11T10:04:00Z" w16du:dateUtc="2024-06-11T04:04:00Z">
        <w:r w:rsidR="00E724ED" w:rsidDel="006866E0">
          <w:delText>.</w:delText>
        </w:r>
        <w:r w:rsidR="00BD3A6E" w:rsidDel="006866E0">
          <w:delText xml:space="preserve"> </w:delText>
        </w:r>
        <w:r w:rsidR="00E724ED" w:rsidDel="006866E0">
          <w:delText>Y</w:delText>
        </w:r>
        <w:r w:rsidR="00BD3A6E" w:rsidDel="006866E0">
          <w:delText>et the identification of differentially expressed genes (DEGs) of the 2022 MPXV infection</w:delText>
        </w:r>
        <w:r w:rsidR="00E724ED" w:rsidDel="006866E0">
          <w:delText xml:space="preserve"> </w:delText>
        </w:r>
        <w:r w:rsidR="000C1EFD" w:rsidDel="006866E0">
          <w:delText>to</w:delText>
        </w:r>
        <w:r w:rsidR="00E724ED" w:rsidDel="006866E0">
          <w:delText xml:space="preserve"> the </w:delText>
        </w:r>
      </w:del>
      <w:del w:id="828" w:author="Saifuddin Sarker" w:date="2024-06-11T09:55:00Z" w16du:dateUtc="2024-06-11T03:55:00Z">
        <w:r w:rsidR="00E724ED" w:rsidDel="00FC52B5">
          <w:delText>most vulnerable sites</w:delText>
        </w:r>
      </w:del>
      <w:del w:id="829" w:author="Saifuddin Sarker" w:date="2024-06-11T10:04:00Z" w16du:dateUtc="2024-06-11T04:04:00Z">
        <w:r w:rsidR="00E724ED" w:rsidDel="006866E0">
          <w:delText xml:space="preserve"> (</w:delText>
        </w:r>
        <w:r w:rsidR="005C5ACB" w:rsidDel="006866E0">
          <w:delText>keratinocytes and fibroblast)</w:delText>
        </w:r>
      </w:del>
      <w:del w:id="830" w:author="Saifuddin Sarker" w:date="2024-06-11T09:56:00Z" w16du:dateUtc="2024-06-11T03:56:00Z">
        <w:r w:rsidR="005C5ACB" w:rsidDel="002C7E06">
          <w:delText>,</w:delText>
        </w:r>
      </w:del>
      <w:del w:id="831" w:author="Saifuddin Sarker" w:date="2024-06-11T10:04:00Z" w16du:dateUtc="2024-06-11T04:04:00Z">
        <w:r w:rsidR="00BD3A6E" w:rsidDel="006866E0">
          <w:delText xml:space="preserve"> compared to previous stains</w:delText>
        </w:r>
        <w:r w:rsidR="00F6616D" w:rsidDel="006866E0">
          <w:delText>,</w:delText>
        </w:r>
        <w:r w:rsidR="00BD3A6E" w:rsidDel="006866E0">
          <w:delText xml:space="preserve"> remains unknown. A comprehensive understanding of DEGs</w:delText>
        </w:r>
        <w:r w:rsidR="00BF0689" w:rsidDel="006866E0">
          <w:delText xml:space="preserve"> and their</w:delText>
        </w:r>
        <w:r w:rsidR="004F0AA9" w:rsidDel="006866E0">
          <w:delText xml:space="preserve"> </w:delText>
        </w:r>
        <w:r w:rsidR="00123975" w:rsidDel="006866E0">
          <w:delText>aberrant</w:delText>
        </w:r>
        <w:r w:rsidR="004F0AA9" w:rsidDel="006866E0">
          <w:delText xml:space="preserve"> expression</w:delText>
        </w:r>
        <w:r w:rsidR="00FA13E0" w:rsidDel="006866E0">
          <w:delText>s</w:delText>
        </w:r>
        <w:r w:rsidR="004F0AA9" w:rsidDel="006866E0">
          <w:delText xml:space="preserve"> </w:delText>
        </w:r>
        <w:r w:rsidR="00FA13E0" w:rsidDel="006866E0">
          <w:delText>following</w:delText>
        </w:r>
        <w:r w:rsidR="004F0AA9" w:rsidDel="006866E0">
          <w:delText xml:space="preserve"> </w:delText>
        </w:r>
        <w:r w:rsidR="0049791E" w:rsidDel="006866E0">
          <w:delText xml:space="preserve">the </w:delText>
        </w:r>
        <w:r w:rsidR="004F0AA9" w:rsidDel="006866E0">
          <w:delText xml:space="preserve">2022 MPXV </w:delText>
        </w:r>
        <w:r w:rsidR="00123975" w:rsidDel="006866E0">
          <w:delText>infection</w:delText>
        </w:r>
        <w:r w:rsidR="00BD3A6E" w:rsidDel="006866E0">
          <w:delText xml:space="preserve"> </w:delText>
        </w:r>
        <w:r w:rsidR="00596306" w:rsidRPr="00596306" w:rsidDel="006866E0">
          <w:delText>is crucial for elucidating the mechanisms by which the 2022 MPXV clade</w:delText>
        </w:r>
        <w:r w:rsidR="00596306" w:rsidDel="006866E0">
          <w:delText xml:space="preserve"> </w:delText>
        </w:r>
        <w:r w:rsidR="00BD3A6E" w:rsidDel="006866E0">
          <w:delText xml:space="preserve">derives such epidemic waves across the globe, </w:delText>
        </w:r>
        <w:r w:rsidR="00C66BA0" w:rsidDel="006866E0">
          <w:delText>eluding</w:delText>
        </w:r>
        <w:r w:rsidR="00BD3A6E" w:rsidDel="006866E0">
          <w:delText xml:space="preserve"> immune response</w:delText>
        </w:r>
        <w:r w:rsidR="00F24464" w:rsidDel="006866E0">
          <w:delText>s</w:delText>
        </w:r>
        <w:r w:rsidR="00BD03A3" w:rsidDel="006866E0">
          <w:delText xml:space="preserve">, and </w:delText>
        </w:r>
        <w:r w:rsidR="008D4AF3" w:rsidDel="006866E0">
          <w:delText>functional abnormalities</w:delText>
        </w:r>
        <w:r w:rsidR="00BD03A3" w:rsidDel="006866E0">
          <w:delText xml:space="preserve"> of the host</w:delText>
        </w:r>
        <w:r w:rsidR="00BD3A6E" w:rsidDel="006866E0">
          <w:delText>.</w:delText>
        </w:r>
      </w:del>
      <w:r w:rsidR="00BD3A6E">
        <w:t xml:space="preserve"> In this regard, this study sought to examine three transcriptomic datasets</w:t>
      </w:r>
      <w:ins w:id="832" w:author="Saifuddin Sarker" w:date="2024-06-11T09:43:00Z" w16du:dateUtc="2024-06-11T03:43:00Z">
        <w:r w:rsidR="005F34B8">
          <w:t xml:space="preserve"> (two </w:t>
        </w:r>
      </w:ins>
      <w:ins w:id="833" w:author="Saifuddin Sarker" w:date="2024-06-11T09:45:00Z" w16du:dateUtc="2024-06-11T03:45:00Z">
        <w:r w:rsidR="00C5629D">
          <w:t>microarray</w:t>
        </w:r>
      </w:ins>
      <w:ins w:id="834" w:author="Saifuddin Sarker" w:date="2024-06-11T09:43:00Z" w16du:dateUtc="2024-06-11T03:43:00Z">
        <w:r w:rsidR="005F34B8">
          <w:t xml:space="preserve"> datasets of </w:t>
        </w:r>
        <w:r w:rsidR="003C7C0A">
          <w:t xml:space="preserve">Zaire infection in </w:t>
        </w:r>
        <w:r w:rsidR="003C7C0A" w:rsidRPr="00653B5A">
          <w:t>fibroblasts</w:t>
        </w:r>
        <w:r w:rsidR="003C7C0A">
          <w:t>,</w:t>
        </w:r>
        <w:r w:rsidR="003C7C0A" w:rsidRPr="00653B5A">
          <w:t xml:space="preserve"> macrophages, monocytes, and Hela cells</w:t>
        </w:r>
        <w:r w:rsidR="003C7C0A">
          <w:t xml:space="preserve">, </w:t>
        </w:r>
      </w:ins>
      <w:ins w:id="835" w:author="Saifuddin Sarker" w:date="2024-06-11T09:44:00Z" w16du:dateUtc="2024-06-11T03:44:00Z">
        <w:r w:rsidR="003C7C0A">
          <w:t xml:space="preserve">other RNA-Seq </w:t>
        </w:r>
      </w:ins>
      <w:ins w:id="836" w:author="Saifuddin Sarker" w:date="2024-06-11T09:46:00Z" w16du:dateUtc="2024-06-11T03:46:00Z">
        <w:r w:rsidR="00CA1074">
          <w:t>datasets</w:t>
        </w:r>
      </w:ins>
      <w:ins w:id="837" w:author="Saifuddin Sarker" w:date="2024-06-11T09:44:00Z" w16du:dateUtc="2024-06-11T03:44:00Z">
        <w:r w:rsidR="003C7C0A">
          <w:t xml:space="preserve"> of </w:t>
        </w:r>
        <w:r w:rsidR="00563959">
          <w:t>Clade I, IIa, and IIb in keratinocytes and colon cell lines)</w:t>
        </w:r>
      </w:ins>
      <w:r w:rsidR="00BD3A6E">
        <w:t xml:space="preserve"> to investigate </w:t>
      </w:r>
      <w:ins w:id="838" w:author="Saifuddin Sarker" w:date="2024-06-11T09:57:00Z" w16du:dateUtc="2024-06-11T03:57:00Z">
        <w:r w:rsidR="00BD0DAA">
          <w:t xml:space="preserve">the 2022 </w:t>
        </w:r>
      </w:ins>
      <w:r w:rsidR="00BD3A6E">
        <w:t xml:space="preserve">MPXV-specific host responses </w:t>
      </w:r>
      <w:del w:id="839" w:author="Saifuddin Sarker" w:date="2024-06-11T09:46:00Z" w16du:dateUtc="2024-06-11T03:46:00Z">
        <w:r w:rsidR="00BD3A6E" w:rsidDel="00C5629D">
          <w:delText>in d</w:delText>
        </w:r>
      </w:del>
      <w:del w:id="840" w:author="Saifuddin Sarker" w:date="2024-06-10T12:36:00Z" w16du:dateUtc="2024-06-10T06:36:00Z">
        <w:r w:rsidR="00BD3A6E" w:rsidDel="00890E75">
          <w:delText>istinct</w:delText>
        </w:r>
      </w:del>
      <w:del w:id="841" w:author="Saifuddin Sarker" w:date="2024-06-11T09:46:00Z" w16du:dateUtc="2024-06-11T03:46:00Z">
        <w:r w:rsidR="00BD3A6E" w:rsidDel="00C5629D">
          <w:delText xml:space="preserve"> cell lines </w:delText>
        </w:r>
      </w:del>
      <w:r w:rsidR="00BD3A6E">
        <w:t xml:space="preserve">through a comparative bioinformatic approach. </w:t>
      </w:r>
      <w:ins w:id="842" w:author="Saifuddin Sarker" w:date="2024-06-10T12:55:00Z" w16du:dateUtc="2024-06-10T06:55:00Z">
        <w:r w:rsidR="0070220A">
          <w:t>No</w:t>
        </w:r>
      </w:ins>
      <w:ins w:id="843" w:author="Saifuddin Sarker" w:date="2024-06-10T12:56:00Z" w16du:dateUtc="2024-06-10T06:56:00Z">
        <w:r w:rsidR="0070220A">
          <w:t>tably</w:t>
        </w:r>
      </w:ins>
      <w:del w:id="844" w:author="Saifuddin Sarker" w:date="2024-06-10T12:37:00Z" w16du:dateUtc="2024-06-10T06:37:00Z">
        <w:r w:rsidR="00BD3A6E" w:rsidDel="00890E75">
          <w:delText>Notably</w:delText>
        </w:r>
      </w:del>
      <w:r w:rsidR="00BD3A6E">
        <w:t xml:space="preserve">, </w:t>
      </w:r>
      <w:ins w:id="845" w:author="Saifuddin Sarker" w:date="2024-06-10T12:37:00Z" w16du:dateUtc="2024-06-10T06:37:00Z">
        <w:r w:rsidR="00890E75" w:rsidRPr="00890E75">
          <w:t xml:space="preserve">we identified </w:t>
        </w:r>
        <w:commentRangeStart w:id="846"/>
        <w:del w:id="847" w:author="MD. SAYEAM KHANDAKER" w:date="2024-06-11T23:04:00Z" w16du:dateUtc="2024-06-11T17:04:00Z">
          <w:r w:rsidR="00890E75" w:rsidRPr="00890E75" w:rsidDel="00F54D45">
            <w:delText>803</w:delText>
          </w:r>
        </w:del>
      </w:ins>
      <w:commentRangeEnd w:id="846"/>
      <w:del w:id="848" w:author="MD. SAYEAM KHANDAKER" w:date="2024-06-11T23:04:00Z" w16du:dateUtc="2024-06-11T17:04:00Z">
        <w:r w:rsidR="00F54D45" w:rsidDel="00F54D45">
          <w:rPr>
            <w:rStyle w:val="CommentReference"/>
            <w:rFonts w:asciiTheme="minorHAnsi" w:eastAsiaTheme="minorHAnsi" w:hAnsiTheme="minorHAnsi" w:cstheme="minorBidi"/>
            <w:kern w:val="2"/>
            <w:lang w:bidi="bn-IN"/>
            <w14:ligatures w14:val="standardContextual"/>
          </w:rPr>
          <w:commentReference w:id="846"/>
        </w:r>
        <w:r w:rsidR="00992383" w:rsidDel="00F54D45">
          <w:delText xml:space="preserve"> </w:delText>
        </w:r>
      </w:del>
      <w:ins w:id="849" w:author="MD. SAYEAM KHANDAKER" w:date="2024-06-11T23:04:00Z" w16du:dateUtc="2024-06-11T17:04:00Z">
        <w:r w:rsidR="00F54D45">
          <w:t xml:space="preserve">798 </w:t>
        </w:r>
      </w:ins>
      <w:ins w:id="850" w:author="Saifuddin Sarker" w:date="2024-06-10T12:56:00Z" w16du:dateUtc="2024-06-10T06:56:00Z">
        <w:r w:rsidR="0070220A" w:rsidRPr="00890E75">
          <w:t>exclusive</w:t>
        </w:r>
      </w:ins>
      <w:ins w:id="851" w:author="Saifuddin Sarker" w:date="2024-06-10T12:37:00Z" w16du:dateUtc="2024-06-10T06:37:00Z">
        <w:r w:rsidR="00890E75" w:rsidRPr="00890E75">
          <w:t xml:space="preserve"> DEGs to the 2022 MPXV clade in keratinocytes, in contrast to older clades and </w:t>
        </w:r>
        <w:r w:rsidR="00890E75" w:rsidRPr="00E477B5">
          <w:rPr>
            <w:highlight w:val="yellow"/>
            <w:rPrChange w:id="852" w:author="MD. SAYEAM KHANDAKER" w:date="2024-06-13T01:47:00Z" w16du:dateUtc="2024-06-12T19:47:00Z">
              <w:rPr/>
            </w:rPrChange>
          </w:rPr>
          <w:t>colon organoids,</w:t>
        </w:r>
        <w:r w:rsidR="00890E75" w:rsidRPr="00890E75">
          <w:t xml:space="preserve"> highlighting significant genomic expression variations across different cell lines</w:t>
        </w:r>
      </w:ins>
      <w:ins w:id="853" w:author="MD. SAYEAM KHANDAKER" w:date="2024-06-11T23:06:00Z" w16du:dateUtc="2024-06-11T17:06:00Z">
        <w:r w:rsidR="003B39B7">
          <w:t xml:space="preserve"> </w:t>
        </w:r>
      </w:ins>
      <w:del w:id="854" w:author="Saifuddin Sarker" w:date="2024-06-10T12:37:00Z" w16du:dateUtc="2024-06-10T06:37:00Z">
        <w:r w:rsidR="00BD3A6E" w:rsidDel="00890E75">
          <w:delText>we identified 803 DEGs exclusive to the 2022 MPXV clad</w:delText>
        </w:r>
      </w:del>
      <w:del w:id="855" w:author="Saifuddin Sarker" w:date="2024-06-10T12:21:00Z" w16du:dateUtc="2024-06-10T06:21:00Z">
        <w:r w:rsidR="00BD3A6E" w:rsidDel="00FD25AC">
          <w:delText>e</w:delText>
        </w:r>
      </w:del>
      <w:del w:id="856" w:author="Saifuddin Sarker" w:date="2024-06-10T12:37:00Z" w16du:dateUtc="2024-06-10T06:37:00Z">
        <w:r w:rsidR="00BD3A6E" w:rsidDel="00890E75">
          <w:delText xml:space="preserve">, </w:delText>
        </w:r>
        <w:r w:rsidR="0091679B" w:rsidDel="00890E75">
          <w:delText xml:space="preserve">underscoring </w:delText>
        </w:r>
        <w:r w:rsidR="00BD3A6E" w:rsidDel="00890E75">
          <w:delText xml:space="preserve">a distinct genomic </w:delText>
        </w:r>
      </w:del>
      <w:del w:id="857" w:author="Saifuddin Sarker" w:date="2024-06-10T12:33:00Z" w16du:dateUtc="2024-06-10T06:33:00Z">
        <w:r w:rsidR="00BD3A6E" w:rsidDel="00890E75">
          <w:delText>difference</w:delText>
        </w:r>
      </w:del>
      <w:del w:id="858" w:author="Saifuddin Sarker" w:date="2024-06-10T12:37:00Z" w16du:dateUtc="2024-06-10T06:37:00Z">
        <w:r w:rsidR="00526B07" w:rsidDel="00890E75">
          <w:delText>,</w:delText>
        </w:r>
      </w:del>
      <w:r w:rsidR="00EC4F40">
        <w:t xml:space="preserve"> </w:t>
      </w:r>
      <w:del w:id="859" w:author="Saifuddin Sarker" w:date="2024-06-10T12:27:00Z" w16du:dateUtc="2024-06-10T06:27:00Z">
        <w:r w:rsidR="00EC4F40" w:rsidDel="00F271FC">
          <w:delText>compared to the older clades</w:delText>
        </w:r>
        <w:r w:rsidR="00D83A75" w:rsidDel="00F271FC">
          <w:delText xml:space="preserve"> </w:delText>
        </w:r>
      </w:del>
      <w:del w:id="860" w:author="Saifuddin Sarker" w:date="2024-06-10T12:21:00Z" w16du:dateUtc="2024-06-10T06:21:00Z">
        <w:r w:rsidR="00D83A75" w:rsidDel="00FD25AC">
          <w:delText xml:space="preserve">in </w:delText>
        </w:r>
      </w:del>
      <w:del w:id="861" w:author="Saifuddin Sarker" w:date="2024-06-10T12:20:00Z" w16du:dateUtc="2024-06-10T06:20:00Z">
        <w:r w:rsidR="00D83A75" w:rsidDel="009A776F">
          <w:rPr>
            <w:color w:val="000000"/>
          </w:rPr>
          <w:delText xml:space="preserve">fibroblast and </w:delText>
        </w:r>
      </w:del>
      <w:del w:id="862" w:author="Saifuddin Sarker" w:date="2024-06-10T12:21:00Z" w16du:dateUtc="2024-06-10T06:21:00Z">
        <w:r w:rsidR="00D83A75" w:rsidDel="00FD25AC">
          <w:rPr>
            <w:color w:val="000000"/>
          </w:rPr>
          <w:delText>keratinocyte cell lin</w:delText>
        </w:r>
      </w:del>
      <w:del w:id="863" w:author="Saifuddin Sarker" w:date="2024-06-10T12:20:00Z" w16du:dateUtc="2024-06-10T06:20:00Z">
        <w:r w:rsidR="00D83A75" w:rsidDel="009A776F">
          <w:rPr>
            <w:color w:val="000000"/>
          </w:rPr>
          <w:delText>es</w:delText>
        </w:r>
      </w:del>
      <w:del w:id="864" w:author="Saifuddin Sarker" w:date="2024-06-10T12:27:00Z" w16du:dateUtc="2024-06-10T06:27:00Z">
        <w:r w:rsidR="00B81FF7" w:rsidDel="00F271FC">
          <w:rPr>
            <w:color w:val="000000"/>
          </w:rPr>
          <w:delText xml:space="preserve"> </w:delText>
        </w:r>
      </w:del>
      <w:r w:rsidR="00B81FF7">
        <w:rPr>
          <w:color w:val="000000"/>
        </w:rPr>
        <w:t>(</w:t>
      </w:r>
      <w:r w:rsidR="00B81FF7">
        <w:rPr>
          <w:b/>
          <w:bCs/>
          <w:color w:val="000000"/>
          <w:highlight w:val="yellow"/>
        </w:rPr>
        <w:t>Figure</w:t>
      </w:r>
      <w:r w:rsidR="00B81FF7">
        <w:rPr>
          <w:color w:val="000000"/>
          <w:highlight w:val="yellow"/>
        </w:rPr>
        <w:t>-</w:t>
      </w:r>
      <w:r w:rsidR="00B81FF7">
        <w:rPr>
          <w:color w:val="000000"/>
        </w:rPr>
        <w:t>)</w:t>
      </w:r>
      <w:ins w:id="865" w:author="Saifuddin Sarker" w:date="2024-06-10T12:31:00Z" w16du:dateUtc="2024-06-10T06:31:00Z">
        <w:r w:rsidR="00F271FC">
          <w:rPr>
            <w:color w:val="000000"/>
          </w:rPr>
          <w:t>.</w:t>
        </w:r>
      </w:ins>
      <w:ins w:id="866" w:author="Saifuddin Sarker" w:date="2024-06-10T12:40:00Z" w16du:dateUtc="2024-06-10T06:40:00Z">
        <w:r w:rsidR="00890E75" w:rsidRPr="00890E75">
          <w:rPr>
            <w:color w:val="000000"/>
          </w:rPr>
          <w:t xml:space="preserve"> </w:t>
        </w:r>
      </w:ins>
      <w:commentRangeStart w:id="867"/>
      <w:ins w:id="868" w:author="Saifuddin Sarker" w:date="2024-06-10T12:55:00Z" w16du:dateUtc="2024-06-10T06:55:00Z">
        <w:r w:rsidR="0070220A">
          <w:rPr>
            <w:color w:val="000000"/>
          </w:rPr>
          <w:t>Watanabe</w:t>
        </w:r>
      </w:ins>
      <w:ins w:id="869" w:author="Saifuddin Sarker" w:date="2024-06-10T12:40:00Z" w16du:dateUtc="2024-06-10T06:40:00Z">
        <w:r w:rsidR="00890E75" w:rsidRPr="00890E75">
          <w:rPr>
            <w:color w:val="000000"/>
          </w:rPr>
          <w:t xml:space="preserve"> </w:t>
        </w:r>
        <w:r w:rsidR="00890E75" w:rsidRPr="003D779A">
          <w:rPr>
            <w:i/>
            <w:iCs/>
            <w:color w:val="000000"/>
            <w:rPrChange w:id="870" w:author="Saifuddin Sarker" w:date="2024-06-11T10:11:00Z" w16du:dateUtc="2024-06-11T04:11:00Z">
              <w:rPr>
                <w:color w:val="000000"/>
              </w:rPr>
            </w:rPrChange>
          </w:rPr>
          <w:t>et al</w:t>
        </w:r>
        <w:r w:rsidR="00890E75" w:rsidRPr="00890E75">
          <w:rPr>
            <w:color w:val="000000"/>
          </w:rPr>
          <w:t xml:space="preserve">. reported </w:t>
        </w:r>
      </w:ins>
      <w:ins w:id="871" w:author="Saifuddin Sarker" w:date="2024-06-11T10:10:00Z" w16du:dateUtc="2024-06-11T04:10:00Z">
        <w:r w:rsidR="00732D1C">
          <w:rPr>
            <w:color w:val="000000"/>
          </w:rPr>
          <w:t xml:space="preserve">that it is due to </w:t>
        </w:r>
      </w:ins>
      <w:ins w:id="872" w:author="Saifuddin Sarker" w:date="2024-06-10T12:40:00Z" w16du:dateUtc="2024-06-10T06:40:00Z">
        <w:r w:rsidR="00890E75" w:rsidRPr="00890E75">
          <w:rPr>
            <w:color w:val="000000"/>
          </w:rPr>
          <w:t xml:space="preserve">a tenfold increase in </w:t>
        </w:r>
      </w:ins>
      <w:ins w:id="873" w:author="Saifuddin Sarker" w:date="2024-06-10T12:44:00Z" w16du:dateUtc="2024-06-10T06:44:00Z">
        <w:r w:rsidR="00653B5A">
          <w:rPr>
            <w:color w:val="000000"/>
          </w:rPr>
          <w:t xml:space="preserve">the 2022 MPXV </w:t>
        </w:r>
      </w:ins>
      <w:ins w:id="874" w:author="Saifuddin Sarker" w:date="2024-06-10T12:40:00Z" w16du:dateUtc="2024-06-10T06:40:00Z">
        <w:r w:rsidR="00890E75" w:rsidRPr="00890E75">
          <w:rPr>
            <w:color w:val="000000"/>
          </w:rPr>
          <w:t>viral replication in keratinocytes compared to colon organoids</w:t>
        </w:r>
      </w:ins>
      <w:ins w:id="875" w:author="Saifuddin Sarker" w:date="2024-06-10T12:32:00Z" w16du:dateUtc="2024-06-10T06:32:00Z">
        <w:r w:rsidR="00F271FC">
          <w:rPr>
            <w:color w:val="000000"/>
          </w:rPr>
          <w:t>.</w:t>
        </w:r>
      </w:ins>
      <w:del w:id="876" w:author="Saifuddin Sarker" w:date="2024-06-10T12:32:00Z" w16du:dateUtc="2024-06-10T06:32:00Z">
        <w:r w:rsidR="00BD3A6E" w:rsidDel="00F271FC">
          <w:delText>.</w:delText>
        </w:r>
      </w:del>
      <w:r w:rsidR="00BD3A6E">
        <w:t xml:space="preserve"> </w:t>
      </w:r>
      <w:commentRangeEnd w:id="867"/>
      <w:r w:rsidR="003B39B7">
        <w:rPr>
          <w:rStyle w:val="CommentReference"/>
          <w:rFonts w:asciiTheme="minorHAnsi" w:eastAsiaTheme="minorHAnsi" w:hAnsiTheme="minorHAnsi" w:cstheme="minorBidi"/>
          <w:kern w:val="2"/>
          <w:lang w:bidi="bn-IN"/>
          <w14:ligatures w14:val="standardContextual"/>
        </w:rPr>
        <w:commentReference w:id="867"/>
      </w:r>
      <w:commentRangeStart w:id="877"/>
      <w:ins w:id="878" w:author="Saifuddin Sarker" w:date="2024-06-10T12:52:00Z" w16du:dateUtc="2024-06-10T06:52:00Z">
        <w:r w:rsidR="00653B5A" w:rsidRPr="00653B5A">
          <w:t>Additionally,</w:t>
        </w:r>
        <w:del w:id="879" w:author="MD. SAYEAM KHANDAKER" w:date="2024-06-13T01:50:00Z" w16du:dateUtc="2024-06-12T19:50:00Z">
          <w:r w:rsidR="00653B5A" w:rsidRPr="00653B5A" w:rsidDel="004B303B">
            <w:delText xml:space="preserve"> </w:delText>
          </w:r>
        </w:del>
        <w:r w:rsidR="00653B5A" w:rsidRPr="00653B5A">
          <w:t>we</w:t>
        </w:r>
      </w:ins>
      <w:ins w:id="880" w:author="Saifuddin Sarker" w:date="2024-06-10T12:57:00Z" w16du:dateUtc="2024-06-10T06:57:00Z">
        <w:r w:rsidR="00EB6C3F">
          <w:t xml:space="preserve"> </w:t>
        </w:r>
      </w:ins>
      <w:ins w:id="881" w:author="Saifuddin Sarker" w:date="2024-06-10T12:52:00Z" w16du:dateUtc="2024-06-10T06:52:00Z">
        <w:r w:rsidR="00653B5A" w:rsidRPr="00653B5A">
          <w:t>observed</w:t>
        </w:r>
      </w:ins>
      <w:ins w:id="882" w:author="Saifuddin Sarker" w:date="2024-06-10T12:57:00Z" w16du:dateUtc="2024-06-10T06:57:00Z">
        <w:r w:rsidR="0070220A">
          <w:t xml:space="preserve"> </w:t>
        </w:r>
      </w:ins>
      <w:ins w:id="883" w:author="Saifuddin Sarker" w:date="2024-06-11T09:57:00Z" w16du:dateUtc="2024-06-11T03:57:00Z">
        <w:r w:rsidR="00C054CB">
          <w:t>o</w:t>
        </w:r>
      </w:ins>
      <w:ins w:id="884" w:author="Saifuddin Sarker" w:date="2024-06-11T09:58:00Z" w16du:dateUtc="2024-06-11T03:58:00Z">
        <w:r w:rsidR="00C054CB">
          <w:t>ld</w:t>
        </w:r>
      </w:ins>
      <w:ins w:id="885" w:author="Saifuddin Sarker" w:date="2024-06-10T12:52:00Z" w16du:dateUtc="2024-06-10T06:52:00Z">
        <w:r w:rsidR="00653B5A" w:rsidRPr="00653B5A">
          <w:t xml:space="preserve"> </w:t>
        </w:r>
      </w:ins>
      <w:ins w:id="886" w:author="Saifuddin Sarker" w:date="2024-06-10T12:57:00Z" w16du:dateUtc="2024-06-10T06:57:00Z">
        <w:r w:rsidR="00C4376E">
          <w:t>clade</w:t>
        </w:r>
        <w:del w:id="887" w:author="MD. SAYEAM KHANDAKER" w:date="2024-06-13T01:49:00Z" w16du:dateUtc="2024-06-12T19:49:00Z">
          <w:r w:rsidR="0070220A" w:rsidDel="003D4736">
            <w:delText>s</w:delText>
          </w:r>
        </w:del>
      </w:ins>
      <w:ins w:id="888" w:author="MD. SAYEAM KHANDAKER" w:date="2024-06-13T01:49:00Z" w16du:dateUtc="2024-06-12T19:49:00Z">
        <w:r w:rsidR="00E477B5">
          <w:t xml:space="preserve"> (Zaire)</w:t>
        </w:r>
      </w:ins>
      <w:ins w:id="889" w:author="Saifuddin Sarker" w:date="2024-06-10T12:52:00Z" w16du:dateUtc="2024-06-10T06:52:00Z">
        <w:r w:rsidR="00653B5A" w:rsidRPr="00653B5A">
          <w:t xml:space="preserve"> predominantly </w:t>
        </w:r>
      </w:ins>
      <w:ins w:id="890" w:author="Saifuddin Sarker" w:date="2024-06-10T12:57:00Z" w16du:dateUtc="2024-06-10T06:57:00Z">
        <w:r w:rsidR="00C4376E">
          <w:t>affect</w:t>
        </w:r>
      </w:ins>
      <w:ins w:id="891" w:author="Saifuddin Sarker" w:date="2024-06-10T12:52:00Z" w16du:dateUtc="2024-06-10T06:52:00Z">
        <w:r w:rsidR="00653B5A" w:rsidRPr="00653B5A">
          <w:t xml:space="preserve"> the </w:t>
        </w:r>
      </w:ins>
      <w:ins w:id="892" w:author="Saifuddin Sarker" w:date="2024-06-11T10:13:00Z" w16du:dateUtc="2024-06-11T04:13:00Z">
        <w:r w:rsidR="0086703D">
          <w:t xml:space="preserve">dermal </w:t>
        </w:r>
      </w:ins>
      <w:ins w:id="893" w:author="Saifuddin Sarker" w:date="2024-06-10T12:52:00Z" w16du:dateUtc="2024-06-10T06:52:00Z">
        <w:r w:rsidR="00653B5A" w:rsidRPr="00653B5A">
          <w:t xml:space="preserve">fibroblasts </w:t>
        </w:r>
      </w:ins>
      <w:ins w:id="894" w:author="Saifuddin Sarker" w:date="2024-06-11T10:13:00Z" w16du:dateUtc="2024-06-11T04:13:00Z">
        <w:r w:rsidR="0086703D" w:rsidRPr="0086703D">
          <w:t>over other cell types</w:t>
        </w:r>
      </w:ins>
      <w:ins w:id="895" w:author="Saifuddin Sarker" w:date="2024-06-10T12:52:00Z" w16du:dateUtc="2024-06-10T06:52:00Z">
        <w:r w:rsidR="00653B5A" w:rsidRPr="00653B5A">
          <w:t>, corroborating previous studies that indicate MPXV’s preference for skin tissues.</w:t>
        </w:r>
      </w:ins>
      <w:commentRangeEnd w:id="877"/>
      <w:r w:rsidR="003B39B7">
        <w:rPr>
          <w:rStyle w:val="CommentReference"/>
          <w:rFonts w:asciiTheme="minorHAnsi" w:eastAsiaTheme="minorHAnsi" w:hAnsiTheme="minorHAnsi" w:cstheme="minorBidi"/>
          <w:kern w:val="2"/>
          <w:lang w:bidi="bn-IN"/>
          <w14:ligatures w14:val="standardContextual"/>
        </w:rPr>
        <w:commentReference w:id="877"/>
      </w:r>
    </w:p>
    <w:p w14:paraId="678EA02D" w14:textId="77777777" w:rsidR="00D829AB" w:rsidRDefault="00D829AB" w:rsidP="00BD3A6E">
      <w:pPr>
        <w:pStyle w:val="NormalWeb"/>
        <w:spacing w:before="0" w:beforeAutospacing="0" w:after="240" w:afterAutospacing="0" w:line="360" w:lineRule="auto"/>
        <w:jc w:val="both"/>
        <w:rPr>
          <w:ins w:id="896" w:author="Saifuddin Sarker" w:date="2024-06-10T13:25:00Z" w16du:dateUtc="2024-06-10T07:25:00Z"/>
        </w:rPr>
      </w:pPr>
      <w:ins w:id="897" w:author="Saifuddin Sarker" w:date="2024-06-10T13:23:00Z" w16du:dateUtc="2024-06-10T07:23:00Z">
        <w:r>
          <w:t xml:space="preserve"> </w:t>
        </w:r>
      </w:ins>
    </w:p>
    <w:p w14:paraId="0FE4AD26" w14:textId="68FFCC4D" w:rsidR="00BD3A6E" w:rsidDel="00312AB5" w:rsidRDefault="00BD3A6E" w:rsidP="00BD3A6E">
      <w:pPr>
        <w:pStyle w:val="NormalWeb"/>
        <w:spacing w:before="0" w:beforeAutospacing="0" w:after="240" w:afterAutospacing="0" w:line="360" w:lineRule="auto"/>
        <w:jc w:val="both"/>
        <w:rPr>
          <w:del w:id="898" w:author="Saifuddin Sarker" w:date="2024-06-11T10:21:00Z" w16du:dateUtc="2024-06-11T04:21:00Z"/>
          <w:color w:val="000000"/>
        </w:rPr>
      </w:pPr>
      <w:del w:id="899" w:author="Saifuddin Sarker" w:date="2024-06-11T10:21:00Z" w16du:dateUtc="2024-06-11T04:21:00Z">
        <w:r w:rsidDel="00312AB5">
          <w:rPr>
            <w:color w:val="000000"/>
          </w:rPr>
          <w:delText xml:space="preserve">Differential gene expression (DGE) analysis </w:delText>
        </w:r>
      </w:del>
      <w:del w:id="900" w:author="Saifuddin Sarker" w:date="2024-06-10T13:11:00Z" w16du:dateUtc="2024-06-10T07:11:00Z">
        <w:r w:rsidDel="007C1F79">
          <w:rPr>
            <w:color w:val="000000"/>
          </w:rPr>
          <w:delText xml:space="preserve">also revealed </w:delText>
        </w:r>
        <w:r w:rsidR="00AB78D3" w:rsidDel="007C1F79">
          <w:rPr>
            <w:color w:val="000000"/>
          </w:rPr>
          <w:delText xml:space="preserve">that </w:delText>
        </w:r>
        <w:r w:rsidDel="007C1F79">
          <w:rPr>
            <w:color w:val="000000"/>
          </w:rPr>
          <w:delText>11 common genes across</w:delText>
        </w:r>
      </w:del>
      <w:del w:id="901" w:author="Saifuddin Sarker" w:date="2024-06-11T10:21:00Z" w16du:dateUtc="2024-06-11T04:21:00Z">
        <w:r w:rsidDel="00312AB5">
          <w:rPr>
            <w:color w:val="000000"/>
          </w:rPr>
          <w:delText xml:space="preserve"> all </w:delText>
        </w:r>
      </w:del>
      <w:del w:id="902" w:author="Saifuddin Sarker" w:date="2024-06-08T22:19:00Z" w16du:dateUtc="2024-06-08T16:19:00Z">
        <w:r w:rsidDel="007A4559">
          <w:rPr>
            <w:color w:val="000000"/>
          </w:rPr>
          <w:delText>clades</w:delText>
        </w:r>
      </w:del>
      <w:del w:id="903" w:author="Saifuddin Sarker" w:date="2024-06-11T10:21:00Z" w16du:dateUtc="2024-06-11T04:21:00Z">
        <w:r w:rsidR="003E0F15" w:rsidDel="00312AB5">
          <w:rPr>
            <w:color w:val="000000"/>
          </w:rPr>
          <w:delText xml:space="preserve"> infections</w:delText>
        </w:r>
      </w:del>
      <w:del w:id="904" w:author="Saifuddin Sarker" w:date="2024-06-10T13:12:00Z" w16du:dateUtc="2024-06-10T07:12:00Z">
        <w:r w:rsidDel="007C1F79">
          <w:rPr>
            <w:color w:val="000000"/>
          </w:rPr>
          <w:delText xml:space="preserve"> w</w:delText>
        </w:r>
      </w:del>
      <w:del w:id="905" w:author="Saifuddin Sarker" w:date="2024-06-10T13:11:00Z" w16du:dateUtc="2024-06-10T07:11:00Z">
        <w:r w:rsidDel="007C1F79">
          <w:rPr>
            <w:color w:val="000000"/>
          </w:rPr>
          <w:delText>ere</w:delText>
        </w:r>
      </w:del>
      <w:del w:id="906" w:author="Saifuddin Sarker" w:date="2024-06-11T10:21:00Z" w16du:dateUtc="2024-06-11T04:21:00Z">
        <w:r w:rsidDel="00312AB5">
          <w:rPr>
            <w:color w:val="000000"/>
          </w:rPr>
          <w:delText xml:space="preserve"> identifie</w:delText>
        </w:r>
      </w:del>
      <w:del w:id="907" w:author="Saifuddin Sarker" w:date="2024-06-08T22:48:00Z" w16du:dateUtc="2024-06-08T16:48:00Z">
        <w:r w:rsidDel="00AD3FDF">
          <w:rPr>
            <w:color w:val="000000"/>
          </w:rPr>
          <w:delText>d</w:delText>
        </w:r>
      </w:del>
      <w:del w:id="908" w:author="Saifuddin Sarker" w:date="2024-06-11T10:21:00Z" w16du:dateUtc="2024-06-11T04:21:00Z">
        <w:r w:rsidDel="00312AB5">
          <w:rPr>
            <w:color w:val="000000"/>
          </w:rPr>
          <w:delText xml:space="preserve"> as potential novel MPXV marker genes, while 6 genes specific to the older clades (</w:delText>
        </w:r>
        <w:r w:rsidDel="00312AB5">
          <w:rPr>
            <w:b/>
            <w:bCs/>
            <w:color w:val="000000"/>
            <w:highlight w:val="yellow"/>
          </w:rPr>
          <w:delText>Figure</w:delText>
        </w:r>
        <w:r w:rsidDel="00312AB5">
          <w:rPr>
            <w:color w:val="000000"/>
            <w:highlight w:val="yellow"/>
          </w:rPr>
          <w:delText>-</w:delText>
        </w:r>
        <w:r w:rsidDel="00312AB5">
          <w:rPr>
            <w:color w:val="000000"/>
          </w:rPr>
          <w:delText>) may serve as indicators for previous MPXV infections.</w:delText>
        </w:r>
      </w:del>
      <w:del w:id="909" w:author="Saifuddin Sarker" w:date="2024-06-10T13:00:00Z" w16du:dateUtc="2024-06-10T07:00:00Z">
        <w:r w:rsidDel="00EB6C3F">
          <w:delText xml:space="preserve"> T</w:delText>
        </w:r>
      </w:del>
      <w:del w:id="910" w:author="Saifuddin Sarker" w:date="2024-06-10T13:28:00Z" w16du:dateUtc="2024-06-10T07:28:00Z">
        <w:r w:rsidDel="00D829AB">
          <w:delText xml:space="preserve">his could facilitate the development of novel </w:delText>
        </w:r>
      </w:del>
      <w:del w:id="911" w:author="Saifuddin Sarker" w:date="2024-06-10T12:59:00Z" w16du:dateUtc="2024-06-10T06:59:00Z">
        <w:r w:rsidDel="00EB6C3F">
          <w:delText>biomarker</w:delText>
        </w:r>
      </w:del>
      <w:del w:id="912" w:author="Saifuddin Sarker" w:date="2024-06-10T13:28:00Z" w16du:dateUtc="2024-06-10T07:28:00Z">
        <w:r w:rsidR="003E0F15" w:rsidDel="00D829AB">
          <w:delText xml:space="preserve"> model</w:delText>
        </w:r>
        <w:r w:rsidR="00A7338B" w:rsidDel="00D829AB">
          <w:delText>s</w:delText>
        </w:r>
        <w:r w:rsidDel="00D829AB">
          <w:delText xml:space="preserve"> and potential anti-viral drugs</w:delText>
        </w:r>
      </w:del>
      <w:del w:id="913" w:author="Saifuddin Sarker" w:date="2024-06-10T13:03:00Z" w16du:dateUtc="2024-06-10T07:03:00Z">
        <w:r w:rsidDel="00A96387">
          <w:delText>, and their f</w:delText>
        </w:r>
      </w:del>
      <w:del w:id="914" w:author="Saifuddin Sarker" w:date="2024-06-11T10:21:00Z" w16du:dateUtc="2024-06-11T04:21:00Z">
        <w:r w:rsidDel="00312AB5">
          <w:delText>urther validation in clinical settings could enhance diagnostic precision and disease management</w:delText>
        </w:r>
      </w:del>
      <w:del w:id="915" w:author="Saifuddin Sarker" w:date="2024-06-10T13:04:00Z" w16du:dateUtc="2024-06-10T07:04:00Z">
        <w:r w:rsidDel="00A96387">
          <w:delText xml:space="preserve">. </w:delText>
        </w:r>
      </w:del>
    </w:p>
    <w:p w14:paraId="52D337D6" w14:textId="2CF47E30" w:rsidR="00BD3A6E" w:rsidRPr="00534A16" w:rsidRDefault="003947CC" w:rsidP="00E509A0">
      <w:pPr>
        <w:pStyle w:val="NormalWeb"/>
        <w:spacing w:line="360" w:lineRule="auto"/>
        <w:jc w:val="both"/>
        <w:rPr>
          <w:color w:val="000000"/>
        </w:rPr>
      </w:pPr>
      <w:ins w:id="916" w:author="Saifuddin Sarker" w:date="2024-06-11T10:16:00Z" w16du:dateUtc="2024-06-11T04:16:00Z">
        <w:r w:rsidRPr="003947CC">
          <w:rPr>
            <w:color w:val="000000"/>
          </w:rPr>
          <w:t xml:space="preserve">Gene Ontology and KEGG Pathway analyses via DAVID revealed significant enrichment of upregulated and downregulated genes across various pathways, as detailed in Results Section 3.4. Through PPI network construction, cluster analysis, hub gene identification, and GSEA, 13 viral DEGs were screened from </w:t>
        </w:r>
        <w:del w:id="917" w:author="MD. SAYEAM KHANDAKER" w:date="2024-06-11T23:25:00Z" w16du:dateUtc="2024-06-11T17:25:00Z">
          <w:r w:rsidRPr="003947CC" w:rsidDel="000F7937">
            <w:rPr>
              <w:color w:val="000000"/>
            </w:rPr>
            <w:delText>803</w:delText>
          </w:r>
        </w:del>
        <w:r w:rsidRPr="003947CC">
          <w:rPr>
            <w:color w:val="000000"/>
          </w:rPr>
          <w:t xml:space="preserve"> </w:t>
        </w:r>
      </w:ins>
      <w:ins w:id="918" w:author="MD. SAYEAM KHANDAKER" w:date="2024-06-11T23:25:00Z" w16du:dateUtc="2024-06-11T17:25:00Z">
        <w:r w:rsidR="000F7937">
          <w:rPr>
            <w:color w:val="000000"/>
          </w:rPr>
          <w:t xml:space="preserve">798 </w:t>
        </w:r>
      </w:ins>
      <w:ins w:id="919" w:author="Saifuddin Sarker" w:date="2024-06-11T10:16:00Z" w16du:dateUtc="2024-06-11T04:16:00Z">
        <w:r w:rsidRPr="003947CC">
          <w:rPr>
            <w:color w:val="000000"/>
          </w:rPr>
          <w:t>exclusive DEGs based on their functional correlations. These 13 DEGs, specific to the 2022 MPXV infection, exhibited significant deviations in expression patterns.</w:t>
        </w:r>
      </w:ins>
      <w:ins w:id="920" w:author="Saifuddin Sarker" w:date="2024-06-11T10:17:00Z" w16du:dateUtc="2024-06-11T04:17:00Z">
        <w:r w:rsidR="00534A16">
          <w:rPr>
            <w:color w:val="000000"/>
          </w:rPr>
          <w:t xml:space="preserve"> </w:t>
        </w:r>
      </w:ins>
      <w:del w:id="921" w:author="Saifuddin Sarker" w:date="2024-06-10T14:12:00Z" w16du:dateUtc="2024-06-10T08:12:00Z">
        <w:r w:rsidR="00BD3A6E" w:rsidRPr="003F58BD" w:rsidDel="00932794">
          <w:rPr>
            <w:color w:val="000000"/>
          </w:rPr>
          <w:delText xml:space="preserve">Gene Ontology and KEGG Pathway </w:delText>
        </w:r>
        <w:r w:rsidR="00F749A7" w:rsidRPr="003F58BD" w:rsidDel="00932794">
          <w:rPr>
            <w:color w:val="000000"/>
          </w:rPr>
          <w:delText>through DAVID analysis</w:delText>
        </w:r>
        <w:r w:rsidR="00BD3A6E" w:rsidRPr="003F58BD" w:rsidDel="00932794">
          <w:rPr>
            <w:color w:val="000000"/>
          </w:rPr>
          <w:delText xml:space="preserve"> </w:delText>
        </w:r>
        <w:r w:rsidR="00360D58" w:rsidRPr="003F58BD" w:rsidDel="00932794">
          <w:rPr>
            <w:color w:val="000000"/>
          </w:rPr>
          <w:delText xml:space="preserve">of </w:delText>
        </w:r>
        <w:r w:rsidR="00BD3A6E" w:rsidRPr="003F58BD" w:rsidDel="00932794">
          <w:rPr>
            <w:color w:val="000000"/>
          </w:rPr>
          <w:delText xml:space="preserve">uncovered distinct transcriptomic signatures of 2022 MPXV infection </w:delText>
        </w:r>
        <w:r w:rsidR="005C7F03" w:rsidRPr="003F58BD" w:rsidDel="00932794">
          <w:rPr>
            <w:color w:val="000000"/>
          </w:rPr>
          <w:delText>showe</w:delText>
        </w:r>
        <w:r w:rsidR="00360D58" w:rsidRPr="003F58BD" w:rsidDel="00932794">
          <w:rPr>
            <w:color w:val="000000"/>
          </w:rPr>
          <w:delText>d</w:delText>
        </w:r>
        <w:r w:rsidR="00BD3A6E" w:rsidRPr="003F58BD" w:rsidDel="00932794">
          <w:rPr>
            <w:color w:val="000000"/>
          </w:rPr>
          <w:delText xml:space="preserve"> significant enrichment of </w:delText>
        </w:r>
        <w:r w:rsidR="00D6004C" w:rsidRPr="003F58BD" w:rsidDel="00932794">
          <w:rPr>
            <w:color w:val="000000"/>
          </w:rPr>
          <w:delText xml:space="preserve">up and downregulated genes across various pathways, as described in </w:delText>
        </w:r>
        <w:r w:rsidR="00BD3A6E" w:rsidRPr="003F58BD" w:rsidDel="00932794">
          <w:rPr>
            <w:b/>
            <w:bCs/>
            <w:color w:val="000000"/>
          </w:rPr>
          <w:delText>Results Section 3.4</w:delText>
        </w:r>
      </w:del>
      <w:del w:id="922" w:author="Saifuddin Sarker" w:date="2024-06-10T14:13:00Z" w16du:dateUtc="2024-06-10T08:13:00Z">
        <w:r w:rsidR="00BD3A6E" w:rsidRPr="003F58BD" w:rsidDel="00932794">
          <w:rPr>
            <w:color w:val="000000"/>
          </w:rPr>
          <w:delText>.</w:delText>
        </w:r>
      </w:del>
      <w:ins w:id="923" w:author="Joy Prokash Debnath" w:date="2024-06-09T01:20:00Z" w16du:dateUtc="2024-06-08T19:20:00Z">
        <w:del w:id="924" w:author="Saifuddin Sarker" w:date="2024-06-10T14:17:00Z" w16du:dateUtc="2024-06-10T08:17:00Z">
          <w:r w:rsidR="00FE7D7C" w:rsidRPr="003F58BD" w:rsidDel="00ED444F">
            <w:rPr>
              <w:color w:val="000000"/>
              <w:lang w:val="en"/>
              <w:rPrChange w:id="925" w:author="Saifuddin Sarker" w:date="2024-06-10T14:16:00Z" w16du:dateUtc="2024-06-10T08:16:00Z">
                <w:rPr>
                  <w:color w:val="000000"/>
                  <w:highlight w:val="cyan"/>
                  <w:lang w:val="en"/>
                </w:rPr>
              </w:rPrChange>
            </w:rPr>
            <w:delText xml:space="preserve"> </w:delText>
          </w:r>
        </w:del>
      </w:ins>
      <w:del w:id="926" w:author="Saifuddin Sarker" w:date="2024-06-11T10:16:00Z" w16du:dateUtc="2024-06-11T04:16:00Z">
        <w:r w:rsidR="00BD3A6E" w:rsidRPr="003F58BD" w:rsidDel="003947CC">
          <w:rPr>
            <w:color w:val="000000"/>
            <w:lang w:val="en"/>
          </w:rPr>
          <w:delText xml:space="preserve"> In our </w:delText>
        </w:r>
      </w:del>
      <w:ins w:id="927" w:author="Joy Prokash Debnath" w:date="2024-06-09T01:20:00Z" w16du:dateUtc="2024-06-08T19:20:00Z">
        <w:del w:id="928" w:author="Saifuddin Sarker" w:date="2024-06-11T09:58:00Z" w16du:dateUtc="2024-06-11T03:58:00Z">
          <w:r w:rsidR="00FE7D7C" w:rsidRPr="003F58BD" w:rsidDel="00A13075">
            <w:rPr>
              <w:color w:val="000000"/>
              <w:lang w:val="en"/>
              <w:rPrChange w:id="929" w:author="Saifuddin Sarker" w:date="2024-06-10T14:16:00Z" w16du:dateUtc="2024-06-10T08:16:00Z">
                <w:rPr>
                  <w:color w:val="000000"/>
                  <w:highlight w:val="cyan"/>
                  <w:lang w:val="en"/>
                </w:rPr>
              </w:rPrChange>
            </w:rPr>
            <w:delText>I</w:delText>
          </w:r>
        </w:del>
      </w:ins>
      <w:del w:id="930" w:author="Saifuddin Sarker" w:date="2024-06-11T10:16:00Z" w16du:dateUtc="2024-06-11T04:16:00Z">
        <w:r w:rsidR="00144F7B" w:rsidRPr="003F58BD" w:rsidDel="003947CC">
          <w:rPr>
            <w:color w:val="000000"/>
            <w:lang w:val="en"/>
          </w:rPr>
          <w:delText xml:space="preserve">in-depth </w:delText>
        </w:r>
      </w:del>
      <w:ins w:id="931" w:author="Joy Prokash Debnath" w:date="2024-06-09T01:20:00Z" w16du:dateUtc="2024-06-08T19:20:00Z">
        <w:del w:id="932" w:author="Saifuddin Sarker" w:date="2024-06-11T10:16:00Z" w16du:dateUtc="2024-06-11T04:16:00Z">
          <w:r w:rsidR="00FE7D7C" w:rsidRPr="003F58BD" w:rsidDel="003947CC">
            <w:rPr>
              <w:color w:val="000000"/>
              <w:lang w:val="en"/>
              <w:rPrChange w:id="933" w:author="Saifuddin Sarker" w:date="2024-06-10T14:16:00Z" w16du:dateUtc="2024-06-10T08:16:00Z">
                <w:rPr>
                  <w:color w:val="000000"/>
                  <w:highlight w:val="cyan"/>
                  <w:lang w:val="en"/>
                </w:rPr>
              </w:rPrChange>
            </w:rPr>
            <w:delText xml:space="preserve">network </w:delText>
          </w:r>
        </w:del>
      </w:ins>
      <w:del w:id="934" w:author="Saifuddin Sarker" w:date="2024-06-11T10:16:00Z" w16du:dateUtc="2024-06-11T04:16:00Z">
        <w:r w:rsidR="00BD3A6E" w:rsidRPr="003F58BD" w:rsidDel="003947CC">
          <w:rPr>
            <w:color w:val="000000"/>
            <w:lang w:val="en"/>
          </w:rPr>
          <w:delText>analysis,</w:delText>
        </w:r>
      </w:del>
      <w:del w:id="935" w:author="Saifuddin Sarker" w:date="2024-06-10T13:58:00Z" w16du:dateUtc="2024-06-10T07:58:00Z">
        <w:r w:rsidR="007435C6" w:rsidRPr="003F58BD" w:rsidDel="00496FC5">
          <w:rPr>
            <w:color w:val="000000"/>
            <w:lang w:val="en"/>
          </w:rPr>
          <w:delText xml:space="preserve"> </w:delText>
        </w:r>
        <w:r w:rsidR="00854E7F" w:rsidRPr="003F58BD" w:rsidDel="00496FC5">
          <w:rPr>
            <w:color w:val="000000"/>
            <w:lang w:val="en"/>
          </w:rPr>
          <w:delText xml:space="preserve">expression analysis of extracted </w:delText>
        </w:r>
      </w:del>
      <w:del w:id="936" w:author="Saifuddin Sarker" w:date="2024-06-11T10:16:00Z" w16du:dateUtc="2024-06-11T04:16:00Z">
        <w:r w:rsidR="00854E7F" w:rsidRPr="003F58BD" w:rsidDel="003947CC">
          <w:rPr>
            <w:color w:val="000000"/>
            <w:lang w:val="en"/>
          </w:rPr>
          <w:delText>1</w:delText>
        </w:r>
        <w:r w:rsidR="00E76D13" w:rsidRPr="003F58BD" w:rsidDel="003947CC">
          <w:rPr>
            <w:color w:val="000000"/>
            <w:lang w:val="en"/>
          </w:rPr>
          <w:delText>3</w:delText>
        </w:r>
      </w:del>
      <w:del w:id="937" w:author="Saifuddin Sarker" w:date="2024-06-08T22:40:00Z" w16du:dateUtc="2024-06-08T16:40:00Z">
        <w:r w:rsidR="00854E7F" w:rsidRPr="003F58BD" w:rsidDel="003C22FE">
          <w:rPr>
            <w:color w:val="000000"/>
            <w:lang w:val="en"/>
          </w:rPr>
          <w:delText xml:space="preserve"> common</w:delText>
        </w:r>
      </w:del>
      <w:del w:id="938" w:author="Saifuddin Sarker" w:date="2024-06-11T10:16:00Z" w16du:dateUtc="2024-06-11T04:16:00Z">
        <w:r w:rsidR="00854E7F" w:rsidRPr="003F58BD" w:rsidDel="003947CC">
          <w:rPr>
            <w:color w:val="000000"/>
            <w:lang w:val="en"/>
          </w:rPr>
          <w:delText xml:space="preserve"> DEGs </w:delText>
        </w:r>
      </w:del>
      <w:del w:id="939" w:author="Saifuddin Sarker" w:date="2024-06-10T14:15:00Z" w16du:dateUtc="2024-06-10T08:15:00Z">
        <w:r w:rsidR="00854E7F" w:rsidRPr="003F58BD" w:rsidDel="003F58BD">
          <w:rPr>
            <w:color w:val="000000"/>
            <w:lang w:val="en"/>
          </w:rPr>
          <w:delText>(determined by</w:delText>
        </w:r>
        <w:r w:rsidR="000F09D3" w:rsidRPr="003F58BD" w:rsidDel="003F58BD">
          <w:rPr>
            <w:color w:val="000000"/>
            <w:lang w:val="en"/>
          </w:rPr>
          <w:delText xml:space="preserve"> the calculated area under the ROC curve,</w:delText>
        </w:r>
        <w:r w:rsidR="00854E7F" w:rsidRPr="003F58BD" w:rsidDel="003F58BD">
          <w:rPr>
            <w:color w:val="000000"/>
            <w:lang w:val="en"/>
          </w:rPr>
          <w:delText xml:space="preserve"> AUC&gt;0.7) between hubs and clusters</w:delText>
        </w:r>
        <w:r w:rsidR="0084689E" w:rsidRPr="003F58BD" w:rsidDel="003F58BD">
          <w:rPr>
            <w:color w:val="000000"/>
            <w:lang w:val="en"/>
          </w:rPr>
          <w:delText xml:space="preserve"> </w:delText>
        </w:r>
      </w:del>
      <w:del w:id="940" w:author="Saifuddin Sarker" w:date="2024-06-11T10:16:00Z" w16du:dateUtc="2024-06-11T04:16:00Z">
        <w:r w:rsidR="0084689E" w:rsidRPr="003F58BD" w:rsidDel="003947CC">
          <w:rPr>
            <w:color w:val="000000"/>
            <w:lang w:val="en"/>
          </w:rPr>
          <w:delText>specific to</w:delText>
        </w:r>
        <w:r w:rsidR="009943FC" w:rsidRPr="003F58BD" w:rsidDel="003947CC">
          <w:rPr>
            <w:color w:val="000000"/>
            <w:lang w:val="en"/>
          </w:rPr>
          <w:delText xml:space="preserve"> 2022 MPXV infection</w:delText>
        </w:r>
        <w:r w:rsidR="00854E7F" w:rsidRPr="003F58BD" w:rsidDel="003947CC">
          <w:rPr>
            <w:color w:val="000000"/>
            <w:lang w:val="en"/>
          </w:rPr>
          <w:delText xml:space="preserve"> </w:delText>
        </w:r>
      </w:del>
      <w:del w:id="941" w:author="Saifuddin Sarker" w:date="2024-06-08T22:40:00Z" w16du:dateUtc="2024-06-08T16:40:00Z">
        <w:r w:rsidR="007435C6" w:rsidRPr="003F58BD" w:rsidDel="003C22FE">
          <w:rPr>
            <w:color w:val="000000"/>
            <w:lang w:val="en"/>
          </w:rPr>
          <w:delText xml:space="preserve">showed aberrant expression </w:delText>
        </w:r>
      </w:del>
      <w:del w:id="942" w:author="Saifuddin Sarker" w:date="2024-06-11T10:16:00Z" w16du:dateUtc="2024-06-11T04:16:00Z">
        <w:r w:rsidR="007435C6" w:rsidRPr="003F58BD" w:rsidDel="003947CC">
          <w:rPr>
            <w:color w:val="000000"/>
            <w:lang w:val="en"/>
          </w:rPr>
          <w:delText>patterns.</w:delText>
        </w:r>
      </w:del>
      <w:del w:id="943" w:author="Saifuddin Sarker" w:date="2024-06-10T14:18:00Z" w16du:dateUtc="2024-06-10T08:18:00Z">
        <w:r w:rsidR="00405A94" w:rsidDel="007B4CCB">
          <w:rPr>
            <w:color w:val="000000"/>
            <w:lang w:val="en"/>
          </w:rPr>
          <w:delText xml:space="preserve"> </w:delText>
        </w:r>
        <w:r w:rsidR="00BD3A6E" w:rsidRPr="00D97D6D" w:rsidDel="007B4CCB">
          <w:rPr>
            <w:i/>
            <w:iCs/>
            <w:color w:val="000000"/>
            <w:lang w:val="en"/>
          </w:rPr>
          <w:delText>TXNRD</w:delText>
        </w:r>
      </w:del>
      <w:ins w:id="944" w:author="MD. SAYEAM KHANDAKER" w:date="2024-06-11T23:26:00Z" w16du:dateUtc="2024-06-11T17:26:00Z">
        <w:r w:rsidR="000F7937">
          <w:rPr>
            <w:i/>
            <w:iCs/>
            <w:color w:val="000000"/>
            <w:lang w:val="en"/>
          </w:rPr>
          <w:t xml:space="preserve"> </w:t>
        </w:r>
      </w:ins>
      <w:ins w:id="945" w:author="Saifuddin Sarker" w:date="2024-06-11T10:17:00Z" w16du:dateUtc="2024-06-11T04:17:00Z">
        <w:r w:rsidR="00534A16">
          <w:rPr>
            <w:color w:val="000000"/>
            <w:lang w:val="en"/>
          </w:rPr>
          <w:t>Specifically</w:t>
        </w:r>
      </w:ins>
      <w:ins w:id="946" w:author="Saifuddin Sarker" w:date="2024-06-10T14:18:00Z" w16du:dateUtc="2024-06-10T08:18:00Z">
        <w:r w:rsidR="007B4CCB">
          <w:rPr>
            <w:color w:val="000000"/>
            <w:lang w:val="en"/>
          </w:rPr>
          <w:t xml:space="preserve">, </w:t>
        </w:r>
        <w:r w:rsidR="007B4CCB" w:rsidRPr="00222D20">
          <w:rPr>
            <w:i/>
            <w:iCs/>
            <w:color w:val="000000"/>
            <w:lang w:val="en"/>
            <w:rPrChange w:id="947" w:author="Saifuddin Sarker" w:date="2024-06-11T10:17:00Z" w16du:dateUtc="2024-06-11T04:17:00Z">
              <w:rPr>
                <w:color w:val="000000"/>
                <w:lang w:val="en"/>
              </w:rPr>
            </w:rPrChange>
          </w:rPr>
          <w:t>TXNRD</w:t>
        </w:r>
      </w:ins>
      <w:r w:rsidR="00BD3A6E" w:rsidRPr="00D97D6D">
        <w:rPr>
          <w:i/>
          <w:iCs/>
          <w:color w:val="000000"/>
          <w:lang w:val="en"/>
        </w:rPr>
        <w:t>1, CTBP2</w:t>
      </w:r>
      <w:del w:id="948" w:author="Joy Prokash Debnath" w:date="2024-06-08T00:19:00Z" w16du:dateUtc="2024-06-07T18:19:00Z">
        <w:r w:rsidR="00BD3A6E" w:rsidRPr="00D97D6D" w:rsidDel="00D02A2E">
          <w:rPr>
            <w:i/>
            <w:iCs/>
            <w:color w:val="000000"/>
            <w:lang w:val="en"/>
          </w:rPr>
          <w:delText>, SMAD4</w:delText>
        </w:r>
      </w:del>
      <w:r w:rsidR="00BD3A6E" w:rsidRPr="00D97D6D">
        <w:rPr>
          <w:i/>
          <w:iCs/>
          <w:color w:val="000000"/>
          <w:lang w:val="en"/>
        </w:rPr>
        <w:t>, and HSPG2</w:t>
      </w:r>
      <w:r w:rsidR="00BD3A6E">
        <w:rPr>
          <w:color w:val="000000"/>
          <w:lang w:val="en"/>
        </w:rPr>
        <w:t xml:space="preserve"> emerged as the </w:t>
      </w:r>
      <w:ins w:id="949" w:author="Joy Prokash Debnath" w:date="2024-06-08T00:19:00Z" w16du:dateUtc="2024-06-07T18:19:00Z">
        <w:r w:rsidR="00D02A2E">
          <w:rPr>
            <w:color w:val="000000"/>
            <w:lang w:val="en"/>
          </w:rPr>
          <w:t>three</w:t>
        </w:r>
      </w:ins>
      <w:del w:id="950" w:author="Joy Prokash Debnath" w:date="2024-06-08T00:19:00Z" w16du:dateUtc="2024-06-07T18:19:00Z">
        <w:r w:rsidR="00BD3A6E" w:rsidDel="00D02A2E">
          <w:rPr>
            <w:color w:val="000000"/>
            <w:lang w:val="en"/>
          </w:rPr>
          <w:delText>four</w:delText>
        </w:r>
      </w:del>
      <w:r w:rsidR="00BD3A6E">
        <w:rPr>
          <w:color w:val="000000"/>
          <w:lang w:val="en"/>
        </w:rPr>
        <w:t xml:space="preserve"> common upregulated genes.</w:t>
      </w:r>
      <w:r w:rsidR="00405A94">
        <w:rPr>
          <w:color w:val="000000"/>
          <w:lang w:val="en"/>
        </w:rPr>
        <w:t xml:space="preserve"> </w:t>
      </w:r>
      <w:del w:id="951" w:author="Saifuddin Sarker" w:date="2024-06-11T10:17:00Z" w16du:dateUtc="2024-06-11T04:17:00Z">
        <w:r w:rsidR="00405A94" w:rsidDel="00222D20">
          <w:rPr>
            <w:color w:val="000000"/>
            <w:lang w:val="en"/>
          </w:rPr>
          <w:delText>Specifically,</w:delText>
        </w:r>
        <w:r w:rsidR="00BD3A6E" w:rsidDel="00222D20">
          <w:rPr>
            <w:color w:val="000000"/>
            <w:lang w:val="en"/>
          </w:rPr>
          <w:delText xml:space="preserve"> </w:delText>
        </w:r>
        <w:r w:rsidR="00405A94" w:rsidDel="00222D20">
          <w:rPr>
            <w:color w:val="000000"/>
            <w:lang w:val="en"/>
          </w:rPr>
          <w:delText>o</w:delText>
        </w:r>
      </w:del>
      <w:ins w:id="952" w:author="Saifuddin Sarker" w:date="2024-06-11T10:17:00Z" w16du:dateUtc="2024-06-11T04:17:00Z">
        <w:r w:rsidR="00222D20">
          <w:rPr>
            <w:color w:val="000000"/>
            <w:lang w:val="en"/>
          </w:rPr>
          <w:t>O</w:t>
        </w:r>
      </w:ins>
      <w:del w:id="953" w:author="Saifuddin Sarker" w:date="2024-06-11T10:17:00Z" w16du:dateUtc="2024-06-11T04:17:00Z">
        <w:r w:rsidR="00BD3A6E" w:rsidDel="00222D20">
          <w:rPr>
            <w:color w:val="000000"/>
            <w:lang w:val="en"/>
          </w:rPr>
          <w:delText>verexpression</w:delText>
        </w:r>
      </w:del>
      <w:ins w:id="954" w:author="Saifuddin Sarker" w:date="2024-06-11T10:17:00Z" w16du:dateUtc="2024-06-11T04:17:00Z">
        <w:r w:rsidR="00222D20">
          <w:rPr>
            <w:color w:val="000000"/>
            <w:lang w:val="en"/>
          </w:rPr>
          <w:t>verexpression</w:t>
        </w:r>
      </w:ins>
      <w:r w:rsidR="00BD3A6E">
        <w:rPr>
          <w:color w:val="000000"/>
          <w:lang w:val="en"/>
        </w:rPr>
        <w:t xml:space="preserve"> of </w:t>
      </w:r>
      <w:r w:rsidR="00BD3A6E" w:rsidRPr="00D97D6D">
        <w:rPr>
          <w:i/>
          <w:iCs/>
          <w:color w:val="000000"/>
          <w:lang w:val="en"/>
        </w:rPr>
        <w:t>TXNRD1</w:t>
      </w:r>
      <w:r w:rsidR="00BD3A6E">
        <w:rPr>
          <w:color w:val="000000"/>
          <w:lang w:val="en"/>
        </w:rPr>
        <w:t xml:space="preserve"> </w:t>
      </w:r>
      <w:ins w:id="955" w:author="Saifuddin Sarker" w:date="2024-06-11T10:18:00Z" w16du:dateUtc="2024-06-11T04:18:00Z">
        <w:r w:rsidR="008D2722">
          <w:rPr>
            <w:color w:val="000000"/>
            <w:lang w:val="en"/>
          </w:rPr>
          <w:t>is</w:t>
        </w:r>
      </w:ins>
      <w:del w:id="956" w:author="Saifuddin Sarker" w:date="2024-06-11T10:18:00Z" w16du:dateUtc="2024-06-11T04:18:00Z">
        <w:r w:rsidR="00BD3A6E" w:rsidDel="008D2722">
          <w:rPr>
            <w:color w:val="000000"/>
            <w:lang w:val="en"/>
          </w:rPr>
          <w:delText>has been</w:delText>
        </w:r>
      </w:del>
      <w:r w:rsidR="00BD3A6E">
        <w:rPr>
          <w:color w:val="000000"/>
          <w:lang w:val="en"/>
        </w:rPr>
        <w:t xml:space="preserve"> associated with metastatic cancer development</w:t>
      </w:r>
      <w:del w:id="957" w:author="Saifuddin Sarker" w:date="2024-06-09T12:08:00Z" w16du:dateUtc="2024-06-09T06:08:00Z">
        <w:r w:rsidR="00BD3A6E" w:rsidDel="00F56FB6">
          <w:rPr>
            <w:color w:val="000000"/>
            <w:lang w:val="en"/>
          </w:rPr>
          <w:delText xml:space="preserve"> </w:delText>
        </w:r>
        <w:r w:rsidR="00BD3A6E" w:rsidDel="00F56FB6">
          <w:rPr>
            <w:color w:val="000000"/>
          </w:rPr>
          <w:delText>(4)</w:delText>
        </w:r>
      </w:del>
      <w:r w:rsidR="00BD3A6E">
        <w:rPr>
          <w:color w:val="000000"/>
          <w:lang w:val="en"/>
        </w:rPr>
        <w:t xml:space="preserve"> through the promotion of tumor cell proliferation, activation of pro-survival signaling pathways like NF-κB, </w:t>
      </w:r>
      <w:r w:rsidR="00BD3A6E" w:rsidRPr="004B303B">
        <w:rPr>
          <w:color w:val="000000"/>
          <w:highlight w:val="yellow"/>
          <w:lang w:val="en"/>
          <w:rPrChange w:id="958" w:author="MD. SAYEAM KHANDAKER" w:date="2024-06-13T01:52:00Z" w16du:dateUtc="2024-06-12T19:52:00Z">
            <w:rPr>
              <w:color w:val="000000"/>
              <w:lang w:val="en"/>
            </w:rPr>
          </w:rPrChange>
        </w:rPr>
        <w:lastRenderedPageBreak/>
        <w:t xml:space="preserve">and </w:t>
      </w:r>
      <w:commentRangeStart w:id="959"/>
      <w:r w:rsidR="00BD3A6E" w:rsidRPr="004B303B">
        <w:rPr>
          <w:color w:val="000000"/>
          <w:highlight w:val="yellow"/>
          <w:lang w:val="en"/>
          <w:rPrChange w:id="960" w:author="MD. SAYEAM KHANDAKER" w:date="2024-06-13T01:52:00Z" w16du:dateUtc="2024-06-12T19:52:00Z">
            <w:rPr>
              <w:color w:val="000000"/>
              <w:lang w:val="en"/>
            </w:rPr>
          </w:rPrChange>
        </w:rPr>
        <w:t>inhibition of apoptosis</w:t>
      </w:r>
      <w:del w:id="961" w:author="Saifuddin Sarker" w:date="2024-06-09T12:08:00Z" w16du:dateUtc="2024-06-09T06:08:00Z">
        <w:r w:rsidR="00BD3A6E" w:rsidDel="004F705D">
          <w:rPr>
            <w:color w:val="000000"/>
            <w:lang w:val="en"/>
          </w:rPr>
          <w:delText xml:space="preserve"> </w:delText>
        </w:r>
      </w:del>
      <w:commentRangeEnd w:id="959"/>
      <w:r w:rsidR="000F7937">
        <w:rPr>
          <w:rStyle w:val="CommentReference"/>
          <w:rFonts w:asciiTheme="minorHAnsi" w:eastAsiaTheme="minorHAnsi" w:hAnsiTheme="minorHAnsi" w:cstheme="minorBidi"/>
          <w:kern w:val="2"/>
          <w:lang w:bidi="bn-IN"/>
          <w14:ligatures w14:val="standardContextual"/>
        </w:rPr>
        <w:commentReference w:id="959"/>
      </w:r>
      <w:del w:id="962" w:author="Saifuddin Sarker" w:date="2024-06-09T12:08:00Z" w16du:dateUtc="2024-06-09T06:08:00Z">
        <w:r w:rsidR="00BD3A6E" w:rsidDel="004F705D">
          <w:rPr>
            <w:color w:val="000000"/>
            <w:lang w:val="en"/>
          </w:rPr>
          <w:delText>(</w:delText>
        </w:r>
      </w:del>
      <w:ins w:id="963" w:author="Joy Prokash Debnath" w:date="2024-06-08T00:21:00Z" w16du:dateUtc="2024-06-07T18:21:00Z">
        <w:del w:id="964" w:author="Saifuddin Sarker" w:date="2024-06-09T12:08:00Z" w16du:dateUtc="2024-06-09T06:08:00Z">
          <w:r w:rsidR="00030313" w:rsidDel="004F705D">
            <w:rPr>
              <w:color w:val="000000"/>
              <w:lang w:val="en"/>
            </w:rPr>
            <w:delText>5</w:delText>
          </w:r>
        </w:del>
      </w:ins>
      <w:del w:id="965" w:author="Joy Prokash Debnath" w:date="2024-06-08T00:21:00Z" w16du:dateUtc="2024-06-07T18:21:00Z">
        <w:r w:rsidR="00BD3A6E" w:rsidDel="00030313">
          <w:rPr>
            <w:color w:val="000000"/>
            <w:lang w:val="en"/>
          </w:rPr>
          <w:delText>6,7</w:delText>
        </w:r>
      </w:del>
      <w:del w:id="966" w:author="Saifuddin Sarker" w:date="2024-06-09T12:08:00Z" w16du:dateUtc="2024-06-09T06:08:00Z">
        <w:r w:rsidR="00BD3A6E" w:rsidDel="004F705D">
          <w:rPr>
            <w:color w:val="000000"/>
            <w:lang w:val="en"/>
          </w:rPr>
          <w:delText>)</w:delText>
        </w:r>
      </w:del>
      <w:r w:rsidR="00BD3A6E">
        <w:rPr>
          <w:color w:val="000000"/>
          <w:lang w:val="en"/>
        </w:rPr>
        <w:t xml:space="preserve">. </w:t>
      </w:r>
      <w:r w:rsidR="00BD3A6E" w:rsidRPr="00D97D6D">
        <w:rPr>
          <w:i/>
          <w:iCs/>
          <w:color w:val="000000"/>
          <w:lang w:val="en"/>
        </w:rPr>
        <w:t>CTBP2</w:t>
      </w:r>
      <w:r w:rsidR="00BD3A6E">
        <w:rPr>
          <w:color w:val="000000"/>
          <w:lang w:val="en"/>
        </w:rPr>
        <w:t xml:space="preserve"> </w:t>
      </w:r>
      <w:del w:id="967" w:author="Joy Prokash Debnath" w:date="2024-06-08T00:20:00Z" w16du:dateUtc="2024-06-07T18:20:00Z">
        <w:r w:rsidR="00BD3A6E" w:rsidDel="00D02A2E">
          <w:rPr>
            <w:color w:val="000000"/>
            <w:lang w:val="en"/>
          </w:rPr>
          <w:delText xml:space="preserve">and </w:delText>
        </w:r>
        <w:r w:rsidR="00BD3A6E" w:rsidRPr="00D97D6D" w:rsidDel="00D02A2E">
          <w:rPr>
            <w:i/>
            <w:iCs/>
            <w:color w:val="000000"/>
            <w:lang w:val="en"/>
          </w:rPr>
          <w:delText>SMAD4</w:delText>
        </w:r>
        <w:r w:rsidR="00BD3A6E" w:rsidDel="00D02A2E">
          <w:rPr>
            <w:color w:val="000000"/>
            <w:lang w:val="en"/>
          </w:rPr>
          <w:delText xml:space="preserve"> </w:delText>
        </w:r>
      </w:del>
      <w:r w:rsidR="00BD3A6E">
        <w:rPr>
          <w:color w:val="000000"/>
          <w:lang w:val="en"/>
        </w:rPr>
        <w:t xml:space="preserve">function as transcriptional co-repressors, binding to specific DNA sequences and recruiting other proteins to suppress the expression of genes such as p16INK4A and E-cadherin, thereby facilitating epithelial-to-mesenchymal transition (EMT) </w:t>
      </w:r>
      <w:del w:id="968" w:author="Saifuddin Sarker" w:date="2024-06-09T12:08:00Z" w16du:dateUtc="2024-06-09T06:08:00Z">
        <w:r w:rsidR="00BD3A6E" w:rsidDel="00F56FB6">
          <w:rPr>
            <w:color w:val="000000"/>
            <w:lang w:val="en"/>
          </w:rPr>
          <w:delText>(</w:delText>
        </w:r>
      </w:del>
      <w:ins w:id="969" w:author="Joy Prokash Debnath" w:date="2024-06-08T00:24:00Z" w16du:dateUtc="2024-06-07T18:24:00Z">
        <w:del w:id="970" w:author="Saifuddin Sarker" w:date="2024-06-09T12:08:00Z" w16du:dateUtc="2024-06-09T06:08:00Z">
          <w:r w:rsidR="004E454D" w:rsidDel="00F56FB6">
            <w:rPr>
              <w:color w:val="000000"/>
              <w:lang w:val="en"/>
            </w:rPr>
            <w:delText>6</w:delText>
          </w:r>
        </w:del>
      </w:ins>
      <w:del w:id="971" w:author="Joy Prokash Debnath" w:date="2024-06-08T00:21:00Z" w16du:dateUtc="2024-06-07T18:21:00Z">
        <w:r w:rsidR="00BD3A6E" w:rsidDel="00826443">
          <w:rPr>
            <w:color w:val="000000"/>
            <w:lang w:val="en"/>
          </w:rPr>
          <w:delText>8,9</w:delText>
        </w:r>
      </w:del>
      <w:del w:id="972" w:author="Saifuddin Sarker" w:date="2024-06-09T12:08:00Z" w16du:dateUtc="2024-06-09T06:08:00Z">
        <w:r w:rsidR="00BD3A6E" w:rsidDel="00F56FB6">
          <w:rPr>
            <w:color w:val="000000"/>
            <w:lang w:val="en"/>
          </w:rPr>
          <w:delText xml:space="preserve">) </w:delText>
        </w:r>
      </w:del>
      <w:r w:rsidR="00BD3A6E">
        <w:rPr>
          <w:color w:val="000000"/>
          <w:lang w:val="en"/>
        </w:rPr>
        <w:t xml:space="preserve">and enhancing cancer cell motility and </w:t>
      </w:r>
      <w:del w:id="973" w:author="Saifuddin Sarker" w:date="2024-06-08T22:19:00Z" w16du:dateUtc="2024-06-08T16:19:00Z">
        <w:r w:rsidR="00BD3A6E" w:rsidDel="00157CEE">
          <w:rPr>
            <w:color w:val="000000"/>
            <w:lang w:val="en"/>
          </w:rPr>
          <w:delText>invasion</w:delText>
        </w:r>
      </w:del>
      <w:ins w:id="974" w:author="Joy Prokash Debnath" w:date="2024-06-08T00:26:00Z" w16du:dateUtc="2024-06-07T18:26:00Z">
        <w:del w:id="975" w:author="Saifuddin Sarker" w:date="2024-06-08T22:19:00Z" w16du:dateUtc="2024-06-08T16:19:00Z">
          <w:r w:rsidR="00256BA0" w:rsidDel="00157CEE">
            <w:rPr>
              <w:color w:val="000000"/>
              <w:lang w:val="en"/>
            </w:rPr>
            <w:delText>(</w:delText>
          </w:r>
        </w:del>
      </w:ins>
      <w:ins w:id="976" w:author="Saifuddin Sarker" w:date="2024-06-08T22:19:00Z" w16du:dateUtc="2024-06-08T16:19:00Z">
        <w:r w:rsidR="00157CEE">
          <w:rPr>
            <w:color w:val="000000"/>
            <w:lang w:val="en"/>
          </w:rPr>
          <w:t>invasion</w:t>
        </w:r>
      </w:ins>
      <w:ins w:id="977" w:author="Joy Prokash Debnath" w:date="2024-06-08T00:26:00Z" w16du:dateUtc="2024-06-07T18:26:00Z">
        <w:del w:id="978" w:author="Saifuddin Sarker" w:date="2024-06-09T12:08:00Z" w16du:dateUtc="2024-06-09T06:08:00Z">
          <w:r w:rsidR="00256BA0" w:rsidDel="00F56FB6">
            <w:rPr>
              <w:color w:val="000000"/>
              <w:lang w:val="en"/>
            </w:rPr>
            <w:delText>8,9)</w:delText>
          </w:r>
        </w:del>
      </w:ins>
      <w:r w:rsidR="00BD3A6E">
        <w:rPr>
          <w:color w:val="000000"/>
          <w:lang w:val="en"/>
        </w:rPr>
        <w:t xml:space="preserve">. This disruption of the cell cycle allows for abnormal cell proliferation. </w:t>
      </w:r>
      <w:r w:rsidR="00BD3A6E" w:rsidRPr="00D97D6D">
        <w:rPr>
          <w:i/>
          <w:iCs/>
          <w:color w:val="000000"/>
          <w:lang w:val="en"/>
        </w:rPr>
        <w:t>HSPG2</w:t>
      </w:r>
      <w:r w:rsidR="00BD3A6E">
        <w:rPr>
          <w:color w:val="000000"/>
          <w:lang w:val="en"/>
        </w:rPr>
        <w:t xml:space="preserve">, linked to the negative regulation of cell death and response to hypoxia, </w:t>
      </w:r>
      <w:ins w:id="979" w:author="Saifuddin Sarker" w:date="2024-06-11T10:20:00Z" w16du:dateUtc="2024-06-11T04:20:00Z">
        <w:r w:rsidR="00324F64">
          <w:rPr>
            <w:color w:val="000000"/>
            <w:lang w:val="en"/>
          </w:rPr>
          <w:t>play</w:t>
        </w:r>
      </w:ins>
      <w:del w:id="980" w:author="Saifuddin Sarker" w:date="2024-06-11T10:20:00Z" w16du:dateUtc="2024-06-11T04:20:00Z">
        <w:r w:rsidR="00BD3A6E" w:rsidDel="00324F64">
          <w:rPr>
            <w:color w:val="000000"/>
            <w:lang w:val="en"/>
          </w:rPr>
          <w:delText>suggest</w:delText>
        </w:r>
      </w:del>
      <w:r w:rsidR="00BD3A6E">
        <w:rPr>
          <w:color w:val="000000"/>
          <w:lang w:val="en"/>
        </w:rPr>
        <w:t>s a potential role in uncontrolled cell growth. These findings imply that 2022 MPXV infection might modulate cancer-associated genes, although the underlying mechanisms remain to</w:t>
      </w:r>
      <w:del w:id="981" w:author="Saifuddin Sarker" w:date="2024-06-11T10:20:00Z" w16du:dateUtc="2024-06-11T04:20:00Z">
        <w:r w:rsidR="00BD3A6E" w:rsidDel="006F4F01">
          <w:rPr>
            <w:color w:val="000000"/>
            <w:lang w:val="en"/>
          </w:rPr>
          <w:delText xml:space="preserve"> be</w:delText>
        </w:r>
      </w:del>
      <w:r w:rsidR="00BD3A6E">
        <w:rPr>
          <w:color w:val="000000"/>
          <w:lang w:val="en"/>
        </w:rPr>
        <w:t xml:space="preserve"> </w:t>
      </w:r>
      <w:del w:id="982" w:author="Saifuddin Sarker" w:date="2024-06-11T10:20:00Z" w16du:dateUtc="2024-06-11T04:20:00Z">
        <w:r w:rsidR="00BD3A6E" w:rsidDel="006F4F01">
          <w:rPr>
            <w:color w:val="000000"/>
            <w:lang w:val="en"/>
          </w:rPr>
          <w:delText>elucidat</w:delText>
        </w:r>
      </w:del>
      <w:ins w:id="983" w:author="Saifuddin Sarker" w:date="2024-06-11T10:20:00Z" w16du:dateUtc="2024-06-11T04:20:00Z">
        <w:r w:rsidR="006F4F01">
          <w:rPr>
            <w:color w:val="000000"/>
            <w:lang w:val="en"/>
          </w:rPr>
          <w:t>be elucidated</w:t>
        </w:r>
      </w:ins>
      <w:del w:id="984" w:author="Saifuddin Sarker" w:date="2024-06-11T10:20:00Z" w16du:dateUtc="2024-06-11T04:20:00Z">
        <w:r w:rsidR="00BD3A6E" w:rsidDel="006F4F01">
          <w:rPr>
            <w:color w:val="000000"/>
            <w:lang w:val="en"/>
          </w:rPr>
          <w:delText>ed</w:delText>
        </w:r>
      </w:del>
      <w:r w:rsidR="00BD3A6E">
        <w:rPr>
          <w:color w:val="000000"/>
          <w:lang w:val="en"/>
        </w:rPr>
        <w:t>.</w:t>
      </w:r>
    </w:p>
    <w:p w14:paraId="0C11ECF4" w14:textId="4701EE5E" w:rsidR="00BD3A6E" w:rsidRDefault="1035310D" w:rsidP="00713FD1">
      <w:pPr>
        <w:pStyle w:val="NormalWeb"/>
        <w:spacing w:line="360" w:lineRule="auto"/>
        <w:jc w:val="both"/>
        <w:rPr>
          <w:ins w:id="985" w:author="Joy Prokash Debnath" w:date="2024-06-08T00:27:00Z" w16du:dateUtc="2024-06-07T18:27:00Z"/>
          <w:color w:val="000000" w:themeColor="text1"/>
        </w:rPr>
      </w:pPr>
      <w:r w:rsidRPr="1035310D">
        <w:rPr>
          <w:color w:val="000000" w:themeColor="text1"/>
        </w:rPr>
        <w:t xml:space="preserve">Conversely, the downregulated hub and cluster genes </w:t>
      </w:r>
      <w:r w:rsidRPr="00D97D6D">
        <w:rPr>
          <w:i/>
          <w:iCs/>
          <w:color w:val="000000" w:themeColor="text1"/>
        </w:rPr>
        <w:t>CCNA2</w:t>
      </w:r>
      <w:r w:rsidRPr="1035310D">
        <w:rPr>
          <w:color w:val="000000" w:themeColor="text1"/>
        </w:rPr>
        <w:t xml:space="preserve">, </w:t>
      </w:r>
      <w:r w:rsidRPr="00D97D6D">
        <w:rPr>
          <w:i/>
          <w:iCs/>
          <w:color w:val="000000" w:themeColor="text1"/>
        </w:rPr>
        <w:t>CCNB1</w:t>
      </w:r>
      <w:r w:rsidRPr="1035310D">
        <w:rPr>
          <w:color w:val="000000" w:themeColor="text1"/>
        </w:rPr>
        <w:t xml:space="preserve">, and </w:t>
      </w:r>
      <w:r w:rsidRPr="00D97D6D">
        <w:rPr>
          <w:i/>
          <w:iCs/>
          <w:color w:val="000000" w:themeColor="text1"/>
        </w:rPr>
        <w:t>CCNB2</w:t>
      </w:r>
      <w:r w:rsidRPr="1035310D">
        <w:rPr>
          <w:color w:val="000000" w:themeColor="text1"/>
        </w:rPr>
        <w:t xml:space="preserve"> are crucial for cell cycle regulation and the p53 signaling pathway. These genes encode essential cyclins that drive cells through various cell cycle checkpoints. </w:t>
      </w:r>
      <w:r w:rsidRPr="00D97D6D">
        <w:rPr>
          <w:i/>
          <w:iCs/>
          <w:color w:val="000000" w:themeColor="text1"/>
        </w:rPr>
        <w:t>CCNA2</w:t>
      </w:r>
      <w:r w:rsidRPr="1035310D">
        <w:rPr>
          <w:color w:val="000000" w:themeColor="text1"/>
        </w:rPr>
        <w:t xml:space="preserve"> is pivotal for the G1/S transition, while </w:t>
      </w:r>
      <w:r w:rsidRPr="00D97D6D">
        <w:rPr>
          <w:i/>
          <w:iCs/>
          <w:color w:val="000000" w:themeColor="text1"/>
        </w:rPr>
        <w:t>CCNB1</w:t>
      </w:r>
      <w:r w:rsidRPr="1035310D">
        <w:rPr>
          <w:color w:val="000000" w:themeColor="text1"/>
        </w:rPr>
        <w:t xml:space="preserve"> and </w:t>
      </w:r>
      <w:r w:rsidRPr="00D97D6D">
        <w:rPr>
          <w:i/>
          <w:iCs/>
          <w:color w:val="000000" w:themeColor="text1"/>
        </w:rPr>
        <w:t>CCNB2</w:t>
      </w:r>
      <w:r w:rsidRPr="1035310D">
        <w:rPr>
          <w:color w:val="000000" w:themeColor="text1"/>
        </w:rPr>
        <w:t xml:space="preserve"> facilitate the G2/M transition</w:t>
      </w:r>
      <w:del w:id="986" w:author="Saifuddin Sarker" w:date="2024-06-09T12:09:00Z" w16du:dateUtc="2024-06-09T06:09:00Z">
        <w:r w:rsidRPr="1035310D" w:rsidDel="00F56FB6">
          <w:rPr>
            <w:color w:val="000000" w:themeColor="text1"/>
          </w:rPr>
          <w:delText xml:space="preserve"> </w:delText>
        </w:r>
      </w:del>
      <w:del w:id="987" w:author="Saifuddin Sarker" w:date="2024-06-09T12:08:00Z" w16du:dateUtc="2024-06-09T06:08:00Z">
        <w:r w:rsidRPr="1035310D" w:rsidDel="00F56FB6">
          <w:rPr>
            <w:color w:val="000000" w:themeColor="text1"/>
          </w:rPr>
          <w:delText>(10)</w:delText>
        </w:r>
      </w:del>
      <w:r w:rsidRPr="1035310D">
        <w:rPr>
          <w:color w:val="000000" w:themeColor="text1"/>
        </w:rPr>
        <w:t>. Their downregulation impairs clonal expansion, differentiation, and maturation of immune cells, leading to a weakened immune response in MPXV-infected individuals</w:t>
      </w:r>
      <w:del w:id="988" w:author="Saifuddin Sarker" w:date="2024-06-09T12:09:00Z" w16du:dateUtc="2024-06-09T06:09:00Z">
        <w:r w:rsidRPr="1035310D" w:rsidDel="00F56FB6">
          <w:rPr>
            <w:color w:val="000000" w:themeColor="text1"/>
          </w:rPr>
          <w:delText xml:space="preserve"> (11)</w:delText>
        </w:r>
      </w:del>
      <w:r w:rsidRPr="1035310D">
        <w:rPr>
          <w:color w:val="000000" w:themeColor="text1"/>
        </w:rPr>
        <w:t xml:space="preserve">. Other downregulated genes such as </w:t>
      </w:r>
      <w:r w:rsidRPr="00D97D6D">
        <w:rPr>
          <w:i/>
          <w:iCs/>
          <w:color w:val="000000" w:themeColor="text1"/>
        </w:rPr>
        <w:t>AURKA</w:t>
      </w:r>
      <w:r w:rsidRPr="1035310D">
        <w:rPr>
          <w:color w:val="000000" w:themeColor="text1"/>
        </w:rPr>
        <w:t xml:space="preserve">, </w:t>
      </w:r>
      <w:r w:rsidRPr="00D97D6D">
        <w:rPr>
          <w:i/>
          <w:iCs/>
          <w:color w:val="000000" w:themeColor="text1"/>
        </w:rPr>
        <w:t>BUB1B</w:t>
      </w:r>
      <w:r w:rsidRPr="1035310D">
        <w:rPr>
          <w:color w:val="000000" w:themeColor="text1"/>
        </w:rPr>
        <w:t xml:space="preserve">, and </w:t>
      </w:r>
      <w:r w:rsidRPr="00D97D6D">
        <w:rPr>
          <w:i/>
          <w:iCs/>
          <w:color w:val="000000" w:themeColor="text1"/>
        </w:rPr>
        <w:t>BUB1</w:t>
      </w:r>
      <w:r w:rsidRPr="1035310D">
        <w:rPr>
          <w:color w:val="000000" w:themeColor="text1"/>
        </w:rPr>
        <w:t xml:space="preserve"> are involved in cyclin-dependent kinase regulation. </w:t>
      </w:r>
      <w:r w:rsidRPr="009C1E58">
        <w:rPr>
          <w:i/>
          <w:iCs/>
          <w:color w:val="000000" w:themeColor="text1"/>
          <w:rPrChange w:id="989" w:author="Saifuddin Sarker" w:date="2024-06-08T22:25:00Z" w16du:dateUtc="2024-06-08T16:25:00Z">
            <w:rPr>
              <w:color w:val="000000" w:themeColor="text1"/>
            </w:rPr>
          </w:rPrChange>
        </w:rPr>
        <w:t>BUB1B</w:t>
      </w:r>
      <w:r w:rsidRPr="1035310D">
        <w:rPr>
          <w:color w:val="000000" w:themeColor="text1"/>
        </w:rPr>
        <w:t xml:space="preserve"> encodes a mitotic checkpoint protein, and its downregulation leads to defects in chromosome segregation during cell division</w:t>
      </w:r>
      <w:del w:id="990" w:author="Saifuddin Sarker" w:date="2024-06-09T12:09:00Z" w16du:dateUtc="2024-06-09T06:09:00Z">
        <w:r w:rsidRPr="1035310D" w:rsidDel="00F56FB6">
          <w:rPr>
            <w:color w:val="000000" w:themeColor="text1"/>
          </w:rPr>
          <w:delText xml:space="preserve"> (12)</w:delText>
        </w:r>
      </w:del>
      <w:ins w:id="991" w:author="Saifuddin Sarker" w:date="2024-06-08T22:22:00Z" w16du:dateUtc="2024-06-08T16:22:00Z">
        <w:r w:rsidR="00713FD1">
          <w:rPr>
            <w:color w:val="000000" w:themeColor="text1"/>
          </w:rPr>
          <w:t xml:space="preserve">. </w:t>
        </w:r>
        <w:r w:rsidR="00713FD1" w:rsidRPr="00713FD1">
          <w:rPr>
            <w:i/>
            <w:iCs/>
            <w:color w:val="000000" w:themeColor="text1"/>
            <w:rPrChange w:id="992" w:author="Saifuddin Sarker" w:date="2024-06-08T22:24:00Z" w16du:dateUtc="2024-06-08T16:24:00Z">
              <w:rPr>
                <w:color w:val="000000" w:themeColor="text1"/>
              </w:rPr>
            </w:rPrChange>
          </w:rPr>
          <w:t>UBE2C</w:t>
        </w:r>
        <w:r w:rsidR="00713FD1" w:rsidRPr="00713FD1">
          <w:rPr>
            <w:color w:val="000000" w:themeColor="text1"/>
          </w:rPr>
          <w:t xml:space="preserve"> facilitates the degradation of cell cycle-related proteins by positively regulating ubiquitin-protein ligase activity, thereby playing a crucial role in mitotic regulation</w:t>
        </w:r>
      </w:ins>
      <w:ins w:id="993" w:author="Joy Prokash Debnath" w:date="2024-06-09T01:23:00Z" w16du:dateUtc="2024-06-08T19:23:00Z">
        <w:del w:id="994" w:author="Saifuddin Sarker" w:date="2024-06-09T12:09:00Z" w16du:dateUtc="2024-06-09T06:09:00Z">
          <w:r w:rsidR="00FE7D7C" w:rsidDel="00F56FB6">
            <w:rPr>
              <w:color w:val="000000" w:themeColor="text1"/>
            </w:rPr>
            <w:delText xml:space="preserve"> </w:delText>
          </w:r>
        </w:del>
      </w:ins>
      <w:ins w:id="995" w:author="Saifuddin Sarker" w:date="2024-06-08T22:22:00Z" w16du:dateUtc="2024-06-08T16:22:00Z">
        <w:r w:rsidR="00713FD1" w:rsidRPr="00713FD1">
          <w:rPr>
            <w:color w:val="000000" w:themeColor="text1"/>
          </w:rPr>
          <w:t xml:space="preserve">. Similarly, the </w:t>
        </w:r>
        <w:r w:rsidR="00713FD1" w:rsidRPr="00713FD1">
          <w:rPr>
            <w:i/>
            <w:iCs/>
            <w:color w:val="000000" w:themeColor="text1"/>
            <w:rPrChange w:id="996" w:author="Saifuddin Sarker" w:date="2024-06-08T22:24:00Z" w16du:dateUtc="2024-06-08T16:24:00Z">
              <w:rPr>
                <w:color w:val="000000" w:themeColor="text1"/>
              </w:rPr>
            </w:rPrChange>
          </w:rPr>
          <w:t>KIF11</w:t>
        </w:r>
        <w:r w:rsidR="00713FD1" w:rsidRPr="00713FD1">
          <w:rPr>
            <w:color w:val="000000" w:themeColor="text1"/>
          </w:rPr>
          <w:t xml:space="preserve"> gene, also known as the molecular motor protein, is integral to centrosome separation and the formation of bipolar mitotic spindles during mitosis</w:t>
        </w:r>
      </w:ins>
      <w:ins w:id="997" w:author="Saifuddin Sarker" w:date="2024-06-08T22:23:00Z" w16du:dateUtc="2024-06-08T16:23:00Z">
        <w:r w:rsidR="00713FD1">
          <w:rPr>
            <w:color w:val="000000" w:themeColor="text1"/>
          </w:rPr>
          <w:t>.</w:t>
        </w:r>
      </w:ins>
      <w:ins w:id="998" w:author="Saifuddin Sarker" w:date="2024-06-08T22:24:00Z" w16du:dateUtc="2024-06-08T16:24:00Z">
        <w:r w:rsidR="00713FD1">
          <w:rPr>
            <w:color w:val="000000" w:themeColor="text1"/>
          </w:rPr>
          <w:t xml:space="preserve"> </w:t>
        </w:r>
      </w:ins>
      <w:commentRangeStart w:id="999"/>
      <w:del w:id="1000" w:author="Saifuddin Sarker" w:date="2024-06-08T22:22:00Z" w16du:dateUtc="2024-06-08T16:22:00Z">
        <w:r w:rsidRPr="1035310D" w:rsidDel="00713FD1">
          <w:rPr>
            <w:color w:val="000000" w:themeColor="text1"/>
          </w:rPr>
          <w:delText>,</w:delText>
        </w:r>
      </w:del>
      <w:del w:id="1001" w:author="Saifuddin Sarker" w:date="2024-06-08T22:24:00Z" w16du:dateUtc="2024-06-08T16:24:00Z">
        <w:r w:rsidRPr="1035310D" w:rsidDel="00713FD1">
          <w:rPr>
            <w:color w:val="000000" w:themeColor="text1"/>
          </w:rPr>
          <w:delText xml:space="preserve"> </w:delText>
        </w:r>
      </w:del>
      <w:ins w:id="1002" w:author="Joy Prokash Debnath" w:date="2024-06-08T00:29:00Z" w16du:dateUtc="2024-06-07T18:29:00Z">
        <w:del w:id="1003" w:author="Saifuddin Sarker" w:date="2024-06-08T22:24:00Z" w16du:dateUtc="2024-06-08T16:24:00Z">
          <w:r w:rsidR="00254D06" w:rsidRPr="00254D06" w:rsidDel="00713FD1">
            <w:rPr>
              <w:color w:val="000000" w:themeColor="text1"/>
            </w:rPr>
            <w:delText xml:space="preserve">UBE2C helps to degrade the cell cycle-related protein that is involved in regulating the mitotic process (https://www.ncbi.nlm.nih.gov/pmc/articles/PMC8054571/) via positive regulation of ubiquitin-protein ligase </w:delText>
          </w:r>
        </w:del>
      </w:ins>
      <w:ins w:id="1004" w:author="Joy Prokash Debnath" w:date="2024-06-08T00:30:00Z" w16du:dateUtc="2024-06-07T18:30:00Z">
        <w:del w:id="1005" w:author="Saifuddin Sarker" w:date="2024-06-08T22:24:00Z" w16du:dateUtc="2024-06-08T16:24:00Z">
          <w:r w:rsidR="009108C7" w:rsidDel="00713FD1">
            <w:rPr>
              <w:color w:val="000000" w:themeColor="text1"/>
            </w:rPr>
            <w:delText>activity</w:delText>
          </w:r>
        </w:del>
      </w:ins>
      <w:ins w:id="1006" w:author="Joy Prokash Debnath" w:date="2024-06-08T00:32:00Z" w16du:dateUtc="2024-06-07T18:32:00Z">
        <w:del w:id="1007" w:author="Saifuddin Sarker" w:date="2024-06-08T22:24:00Z" w16du:dateUtc="2024-06-08T16:24:00Z">
          <w:r w:rsidR="005D5B45" w:rsidDel="00713FD1">
            <w:rPr>
              <w:color w:val="000000" w:themeColor="text1"/>
            </w:rPr>
            <w:delText xml:space="preserve"> and the</w:delText>
          </w:r>
          <w:r w:rsidR="005D5B45" w:rsidRPr="005D5B45" w:rsidDel="00713FD1">
            <w:rPr>
              <w:color w:val="000000" w:themeColor="text1"/>
            </w:rPr>
            <w:delText xml:space="preserve"> KIF11 gene also known as the molecular motor protein has an important role in centrosome separation and developing bipolar mitotic spindle in mitosis. (https://www.ncbi.nlm.nih.gov/pmc/articles/PMC5696167/#R13) </w:delText>
          </w:r>
        </w:del>
        <w:r w:rsidR="005D5B45" w:rsidRPr="00676A48">
          <w:rPr>
            <w:color w:val="000000" w:themeColor="text1"/>
            <w:highlight w:val="yellow"/>
            <w:rPrChange w:id="1008" w:author="MD. SAYEAM KHANDAKER" w:date="2024-06-11T23:31:00Z" w16du:dateUtc="2024-06-11T17:31:00Z">
              <w:rPr>
                <w:color w:val="000000" w:themeColor="text1"/>
              </w:rPr>
            </w:rPrChange>
          </w:rPr>
          <w:t>Downregulation of this gene also influences the cell cycle processes</w:t>
        </w:r>
      </w:ins>
      <w:ins w:id="1009" w:author="Joy Prokash Debnath" w:date="2024-06-08T00:33:00Z" w16du:dateUtc="2024-06-07T18:33:00Z">
        <w:r w:rsidR="00704220" w:rsidRPr="00676A48">
          <w:rPr>
            <w:color w:val="000000" w:themeColor="text1"/>
            <w:highlight w:val="yellow"/>
            <w:rPrChange w:id="1010" w:author="MD. SAYEAM KHANDAKER" w:date="2024-06-11T23:31:00Z" w16du:dateUtc="2024-06-11T17:31:00Z">
              <w:rPr>
                <w:color w:val="000000" w:themeColor="text1"/>
              </w:rPr>
            </w:rPrChange>
          </w:rPr>
          <w:t>,</w:t>
        </w:r>
      </w:ins>
      <w:ins w:id="1011" w:author="Joy Prokash Debnath" w:date="2024-06-08T00:32:00Z" w16du:dateUtc="2024-06-07T18:32:00Z">
        <w:r w:rsidR="005D5B45" w:rsidRPr="00676A48">
          <w:rPr>
            <w:color w:val="000000" w:themeColor="text1"/>
            <w:highlight w:val="yellow"/>
            <w:rPrChange w:id="1012" w:author="MD. SAYEAM KHANDAKER" w:date="2024-06-11T23:31:00Z" w16du:dateUtc="2024-06-11T17:31:00Z">
              <w:rPr>
                <w:color w:val="000000" w:themeColor="text1"/>
              </w:rPr>
            </w:rPrChange>
          </w:rPr>
          <w:t xml:space="preserve"> </w:t>
        </w:r>
      </w:ins>
      <w:r w:rsidRPr="00676A48">
        <w:rPr>
          <w:color w:val="000000" w:themeColor="text1"/>
          <w:highlight w:val="yellow"/>
          <w:rPrChange w:id="1013" w:author="MD. SAYEAM KHANDAKER" w:date="2024-06-11T23:31:00Z" w16du:dateUtc="2024-06-11T17:31:00Z">
            <w:rPr>
              <w:color w:val="000000" w:themeColor="text1"/>
            </w:rPr>
          </w:rPrChange>
        </w:rPr>
        <w:t>suggesting to speculate that 2022 MPXV disrupts CDK activity, thereby impairing cell cycle progression.</w:t>
      </w:r>
      <w:commentRangeEnd w:id="999"/>
      <w:r w:rsidR="004B303B">
        <w:rPr>
          <w:rStyle w:val="CommentReference"/>
          <w:rFonts w:asciiTheme="minorHAnsi" w:eastAsiaTheme="minorHAnsi" w:hAnsiTheme="minorHAnsi" w:cstheme="minorBidi"/>
          <w:kern w:val="2"/>
          <w:lang w:bidi="bn-IN"/>
          <w14:ligatures w14:val="standardContextual"/>
        </w:rPr>
        <w:commentReference w:id="999"/>
      </w:r>
    </w:p>
    <w:p w14:paraId="007C12CE" w14:textId="45CA56A1" w:rsidR="00815BAF" w:rsidDel="00254D06" w:rsidRDefault="00815BAF" w:rsidP="1035310D">
      <w:pPr>
        <w:pStyle w:val="NormalWeb"/>
        <w:spacing w:line="360" w:lineRule="auto"/>
        <w:jc w:val="both"/>
        <w:rPr>
          <w:del w:id="1014" w:author="Joy Prokash Debnath" w:date="2024-06-08T00:29:00Z" w16du:dateUtc="2024-06-07T18:29:00Z"/>
          <w:color w:val="000000"/>
        </w:rPr>
      </w:pPr>
    </w:p>
    <w:p w14:paraId="26BC08CF" w14:textId="263D206B" w:rsidR="00BD3A6E" w:rsidRDefault="1035310D">
      <w:pPr>
        <w:pStyle w:val="NormalWeb"/>
        <w:spacing w:before="240" w:after="0" w:line="360" w:lineRule="auto"/>
        <w:jc w:val="both"/>
        <w:rPr>
          <w:ins w:id="1015" w:author="Saifuddin Sarker" w:date="2024-06-10T13:54:00Z" w16du:dateUtc="2024-06-10T07:54:00Z"/>
          <w:color w:val="000000" w:themeColor="text1"/>
        </w:rPr>
      </w:pPr>
      <w:del w:id="1016" w:author="Joy Prokash Debnath" w:date="2024-06-08T00:26:00Z" w16du:dateUtc="2024-06-07T18:26:00Z">
        <w:r w:rsidRPr="1035310D" w:rsidDel="00C10BE0">
          <w:rPr>
            <w:color w:val="000000" w:themeColor="text1"/>
          </w:rPr>
          <w:delText>Gene Set Enrichment Analysis (</w:delText>
        </w:r>
      </w:del>
      <w:r w:rsidRPr="1035310D">
        <w:rPr>
          <w:color w:val="000000" w:themeColor="text1"/>
        </w:rPr>
        <w:t>GSEA</w:t>
      </w:r>
      <w:del w:id="1017" w:author="Joy Prokash Debnath" w:date="2024-06-08T00:27:00Z" w16du:dateUtc="2024-06-07T18:27:00Z">
        <w:r w:rsidRPr="1035310D" w:rsidDel="00C10BE0">
          <w:rPr>
            <w:color w:val="000000" w:themeColor="text1"/>
          </w:rPr>
          <w:delText>)</w:delText>
        </w:r>
      </w:del>
      <w:r w:rsidRPr="1035310D">
        <w:rPr>
          <w:color w:val="000000" w:themeColor="text1"/>
        </w:rPr>
        <w:t xml:space="preserve"> revealed that exclusive genes predominantly affect pathways such as TNF-α signaling via NF-κB, oxidative phosphorylation, E2F targets, and IFN-α response. </w:t>
      </w:r>
      <w:ins w:id="1018" w:author="Saifuddin Sarker" w:date="2024-06-08T22:30:00Z" w16du:dateUtc="2024-06-08T16:30:00Z">
        <w:r w:rsidR="00D84761" w:rsidRPr="00D84761">
          <w:rPr>
            <w:color w:val="000000" w:themeColor="text1"/>
          </w:rPr>
          <w:t>Upregulation of the TNF-α signaling pathway, mediated by NF-κB and essential for immunity, can induce chronic inflammation, damage healthy tissues, and create a tumor-promoting microenvironment. Dysregulation of this pathway leads to abnormal cell proliferation</w:t>
        </w:r>
      </w:ins>
      <w:ins w:id="1019" w:author="MD. SAYEAM KHANDAKER" w:date="2024-06-11T23:32:00Z" w16du:dateUtc="2024-06-11T17:32:00Z">
        <w:r w:rsidR="003731B0">
          <w:rPr>
            <w:color w:val="000000" w:themeColor="text1"/>
          </w:rPr>
          <w:t xml:space="preserve"> </w:t>
        </w:r>
      </w:ins>
      <w:del w:id="1020" w:author="Saifuddin Sarker" w:date="2024-06-08T22:30:00Z" w16du:dateUtc="2024-06-08T16:30:00Z">
        <w:r w:rsidRPr="1035310D" w:rsidDel="00D84761">
          <w:rPr>
            <w:color w:val="000000" w:themeColor="text1"/>
          </w:rPr>
          <w:delText xml:space="preserve">Upregulation of the TNF-α signaling pathway mediated by NF-κB, essential for immunity, can cause chronic inflammation, damaging healthy tissues and creating a microenvironment that promotes tumor growth and survival. Dysregulation of this pathway leads to abnormal cell proliferation </w:delText>
        </w:r>
      </w:del>
      <w:del w:id="1021" w:author="Saifuddin Sarker" w:date="2024-06-09T12:09:00Z" w16du:dateUtc="2024-06-09T06:09:00Z">
        <w:r w:rsidRPr="1035310D" w:rsidDel="00F56FB6">
          <w:rPr>
            <w:color w:val="000000" w:themeColor="text1"/>
          </w:rPr>
          <w:delText>(14,15)</w:delText>
        </w:r>
      </w:del>
      <w:r w:rsidRPr="1035310D">
        <w:rPr>
          <w:color w:val="000000" w:themeColor="text1"/>
        </w:rPr>
        <w:t xml:space="preserve">. </w:t>
      </w:r>
      <w:ins w:id="1022" w:author="Saifuddin Sarker" w:date="2024-06-08T22:38:00Z" w16du:dateUtc="2024-06-08T16:38:00Z">
        <w:r w:rsidR="008F24D6" w:rsidRPr="00D84761">
          <w:rPr>
            <w:color w:val="000000" w:themeColor="text1"/>
          </w:rPr>
          <w:t>On the other hand,</w:t>
        </w:r>
        <w:r w:rsidR="008F24D6">
          <w:rPr>
            <w:color w:val="000000" w:themeColor="text1"/>
          </w:rPr>
          <w:t xml:space="preserve"> </w:t>
        </w:r>
        <w:r w:rsidR="008F24D6" w:rsidRPr="00D84761">
          <w:rPr>
            <w:color w:val="000000" w:themeColor="text1"/>
          </w:rPr>
          <w:t xml:space="preserve">a substantial number of genes in the analyzed gene set exhibit reduced expression of E2F targets, with </w:t>
        </w:r>
        <w:commentRangeStart w:id="1023"/>
        <w:r w:rsidR="008F24D6" w:rsidRPr="003731B0">
          <w:rPr>
            <w:color w:val="000000" w:themeColor="text1"/>
            <w:highlight w:val="yellow"/>
            <w:rPrChange w:id="1024" w:author="MD. SAYEAM KHANDAKER" w:date="2024-06-11T23:37:00Z" w16du:dateUtc="2024-06-11T17:37:00Z">
              <w:rPr>
                <w:color w:val="000000" w:themeColor="text1"/>
              </w:rPr>
            </w:rPrChange>
          </w:rPr>
          <w:t>several overlapping with hub genes</w:t>
        </w:r>
        <w:r w:rsidR="008F24D6" w:rsidRPr="00D84761">
          <w:rPr>
            <w:color w:val="000000" w:themeColor="text1"/>
          </w:rPr>
          <w:t xml:space="preserve"> </w:t>
        </w:r>
      </w:ins>
      <w:commentRangeEnd w:id="1023"/>
      <w:r w:rsidR="003439CA">
        <w:rPr>
          <w:rStyle w:val="CommentReference"/>
          <w:rFonts w:asciiTheme="minorHAnsi" w:eastAsiaTheme="minorHAnsi" w:hAnsiTheme="minorHAnsi" w:cstheme="minorBidi"/>
          <w:kern w:val="2"/>
          <w:lang w:bidi="bn-IN"/>
          <w14:ligatures w14:val="standardContextual"/>
        </w:rPr>
        <w:commentReference w:id="1023"/>
      </w:r>
      <w:ins w:id="1025" w:author="Saifuddin Sarker" w:date="2024-06-08T22:38:00Z" w16du:dateUtc="2024-06-08T16:38:00Z">
        <w:r w:rsidR="008F24D6" w:rsidRPr="006379D0">
          <w:rPr>
            <w:color w:val="000000" w:themeColor="text1"/>
            <w:highlight w:val="yellow"/>
            <w:rPrChange w:id="1026" w:author="MD. SAYEAM KHANDAKER" w:date="2024-06-13T02:04:00Z" w16du:dateUtc="2024-06-12T20:04:00Z">
              <w:rPr>
                <w:color w:val="000000" w:themeColor="text1"/>
              </w:rPr>
            </w:rPrChange>
          </w:rPr>
          <w:t xml:space="preserve">such as </w:t>
        </w:r>
      </w:ins>
      <w:ins w:id="1027" w:author="MD. SAYEAM KHANDAKER" w:date="2024-06-13T02:03:00Z" w16du:dateUtc="2024-06-12T20:03:00Z">
        <w:r w:rsidR="006379D0" w:rsidRPr="006379D0">
          <w:rPr>
            <w:color w:val="000000" w:themeColor="text1"/>
            <w:highlight w:val="yellow"/>
            <w:rPrChange w:id="1028" w:author="MD. SAYEAM KHANDAKER" w:date="2024-06-13T02:04:00Z" w16du:dateUtc="2024-06-12T20:04:00Z">
              <w:rPr>
                <w:color w:val="000000" w:themeColor="text1"/>
              </w:rPr>
            </w:rPrChange>
          </w:rPr>
          <w:t>upregulated MTHFD2 and other downregulated</w:t>
        </w:r>
        <w:r w:rsidR="006379D0">
          <w:rPr>
            <w:color w:val="000000" w:themeColor="text1"/>
          </w:rPr>
          <w:t xml:space="preserve"> </w:t>
        </w:r>
      </w:ins>
      <w:ins w:id="1029" w:author="Saifuddin Sarker" w:date="2024-06-08T22:38:00Z" w16du:dateUtc="2024-06-08T16:38:00Z">
        <w:r w:rsidR="008F24D6" w:rsidRPr="003E751B">
          <w:rPr>
            <w:i/>
            <w:iCs/>
            <w:color w:val="000000" w:themeColor="text1"/>
          </w:rPr>
          <w:t>CDC20, RRM2, BUB1, BUB1B</w:t>
        </w:r>
        <w:r w:rsidR="008F24D6" w:rsidRPr="00D84761">
          <w:rPr>
            <w:color w:val="000000" w:themeColor="text1"/>
          </w:rPr>
          <w:t xml:space="preserve">, and </w:t>
        </w:r>
        <w:r w:rsidR="008F24D6" w:rsidRPr="003E751B">
          <w:rPr>
            <w:i/>
            <w:iCs/>
            <w:color w:val="000000" w:themeColor="text1"/>
          </w:rPr>
          <w:t>AURKA</w:t>
        </w:r>
        <w:r w:rsidR="008F24D6" w:rsidRPr="00D84761">
          <w:rPr>
            <w:color w:val="000000" w:themeColor="text1"/>
          </w:rPr>
          <w:t xml:space="preserve">, all of which are downregulated. E2F targets, regulated by the </w:t>
        </w:r>
        <w:r w:rsidR="008F24D6" w:rsidRPr="00D84761">
          <w:rPr>
            <w:color w:val="000000" w:themeColor="text1"/>
          </w:rPr>
          <w:lastRenderedPageBreak/>
          <w:t xml:space="preserve">E2F protein, play a critical role in cell cycle progression and tumor suppression. </w:t>
        </w:r>
      </w:ins>
      <w:commentRangeStart w:id="1030"/>
      <w:del w:id="1031" w:author="Saifuddin Sarker" w:date="2024-06-08T22:34:00Z" w16du:dateUtc="2024-06-08T16:34:00Z">
        <w:r w:rsidRPr="1035310D" w:rsidDel="00D84761">
          <w:rPr>
            <w:color w:val="000000" w:themeColor="text1"/>
          </w:rPr>
          <w:delText xml:space="preserve">E2F targets </w:delText>
        </w:r>
      </w:del>
      <w:ins w:id="1032" w:author="Joy Prokash Debnath" w:date="2024-06-08T00:37:00Z" w16du:dateUtc="2024-06-07T18:37:00Z">
        <w:del w:id="1033" w:author="Saifuddin Sarker" w:date="2024-06-08T22:34:00Z" w16du:dateUtc="2024-06-08T16:34:00Z">
          <w:r w:rsidR="002241DA" w:rsidDel="00D84761">
            <w:rPr>
              <w:color w:val="000000" w:themeColor="text1"/>
            </w:rPr>
            <w:delText>(regulate</w:delText>
          </w:r>
          <w:r w:rsidR="00704D10" w:rsidDel="00D84761">
            <w:rPr>
              <w:color w:val="000000" w:themeColor="text1"/>
            </w:rPr>
            <w:delText xml:space="preserve">d by some </w:delText>
          </w:r>
        </w:del>
      </w:ins>
      <w:ins w:id="1034" w:author="Joy Prokash Debnath" w:date="2024-06-08T00:38:00Z" w16du:dateUtc="2024-06-07T18:38:00Z">
        <w:del w:id="1035" w:author="Saifuddin Sarker" w:date="2024-06-08T22:34:00Z" w16du:dateUtc="2024-06-08T16:34:00Z">
          <w:r w:rsidR="00704D10" w:rsidDel="00D84761">
            <w:rPr>
              <w:color w:val="000000" w:themeColor="text1"/>
            </w:rPr>
            <w:delText xml:space="preserve">downregulated genes including </w:delText>
          </w:r>
          <w:r w:rsidR="00704D10" w:rsidDel="00D84761">
            <w:rPr>
              <w:rFonts w:ascii="Roboto" w:hAnsi="Roboto"/>
              <w:color w:val="202124"/>
              <w:sz w:val="20"/>
              <w:szCs w:val="20"/>
              <w:shd w:val="clear" w:color="auto" w:fill="FFFFFF"/>
            </w:rPr>
            <w:delText xml:space="preserve">CDC20, RRM2, BUB1, BUB1B, AURKA) </w:delText>
          </w:r>
        </w:del>
      </w:ins>
      <w:del w:id="1036" w:author="Saifuddin Sarker" w:date="2024-06-08T22:34:00Z" w16du:dateUtc="2024-06-08T16:34:00Z">
        <w:r w:rsidRPr="1035310D" w:rsidDel="00D84761">
          <w:rPr>
            <w:color w:val="000000" w:themeColor="text1"/>
          </w:rPr>
          <w:delText>are involved in cell cycle progression (17) and tumor suppression (16); their downregulation disrupts cell cycle progression, particularly the G1 to S phase transition (18)</w:delText>
        </w:r>
        <w:r w:rsidR="00605F98" w:rsidDel="00D84761">
          <w:rPr>
            <w:color w:val="000000" w:themeColor="text1"/>
          </w:rPr>
          <w:delText>,</w:delText>
        </w:r>
        <w:r w:rsidRPr="1035310D" w:rsidDel="00D84761">
          <w:rPr>
            <w:color w:val="000000" w:themeColor="text1"/>
          </w:rPr>
          <w:delText xml:space="preserve"> and impairs tumor suppressor activity. </w:delText>
        </w:r>
        <w:commentRangeEnd w:id="1030"/>
        <w:r w:rsidR="00932B52" w:rsidDel="00D84761">
          <w:rPr>
            <w:rStyle w:val="CommentReference"/>
            <w:rFonts w:asciiTheme="minorHAnsi" w:eastAsiaTheme="minorHAnsi" w:hAnsiTheme="minorHAnsi" w:cstheme="minorBidi"/>
            <w:kern w:val="2"/>
            <w:lang w:bidi="bn-IN"/>
            <w14:ligatures w14:val="standardContextual"/>
          </w:rPr>
          <w:commentReference w:id="1030"/>
        </w:r>
      </w:del>
      <w:r w:rsidRPr="1035310D">
        <w:rPr>
          <w:color w:val="000000" w:themeColor="text1"/>
        </w:rPr>
        <w:t>IFN-α, a crucial cytokine for antiviral and immune responses, is also downregulated, leading to impaired immune responses and increased susceptibility to viral infections.</w:t>
      </w:r>
      <w:ins w:id="1037" w:author="Saifuddin Sarker" w:date="2024-06-08T22:34:00Z" w16du:dateUtc="2024-06-08T16:34:00Z">
        <w:r w:rsidR="00D84761">
          <w:rPr>
            <w:color w:val="000000" w:themeColor="text1"/>
          </w:rPr>
          <w:t xml:space="preserve"> </w:t>
        </w:r>
        <w:r w:rsidR="00D84761" w:rsidRPr="00D84761">
          <w:rPr>
            <w:color w:val="000000" w:themeColor="text1"/>
          </w:rPr>
          <w:t>The downregulation of these genes disrupts cell cycle progression, particularly the transition from the G1 to S phase, and impairs tumor suppressor activity.</w:t>
        </w:r>
      </w:ins>
      <w:r w:rsidRPr="1035310D">
        <w:rPr>
          <w:color w:val="000000" w:themeColor="text1"/>
        </w:rPr>
        <w:t xml:space="preserve"> Therefore, conducting longitudinal studies on </w:t>
      </w:r>
      <w:ins w:id="1038" w:author="Saifuddin Sarker" w:date="2024-06-09T12:09:00Z" w16du:dateUtc="2024-06-09T06:09:00Z">
        <w:r w:rsidR="00F56FB6">
          <w:rPr>
            <w:color w:val="000000" w:themeColor="text1"/>
          </w:rPr>
          <w:t xml:space="preserve">the </w:t>
        </w:r>
      </w:ins>
      <w:r w:rsidRPr="1035310D">
        <w:rPr>
          <w:color w:val="000000" w:themeColor="text1"/>
        </w:rPr>
        <w:t>2022 MPXV-infected patients at different stages will provide valuable insights into the progression of the disease and the long-term effects of the virus.</w:t>
      </w:r>
    </w:p>
    <w:p w14:paraId="6823A7BC" w14:textId="10E9E99E" w:rsidR="00496FC5" w:rsidDel="00932794" w:rsidRDefault="00496FC5">
      <w:pPr>
        <w:pStyle w:val="NormalWeb"/>
        <w:spacing w:before="240" w:after="0" w:line="360" w:lineRule="auto"/>
        <w:jc w:val="both"/>
        <w:rPr>
          <w:del w:id="1039" w:author="Saifuddin Sarker" w:date="2024-06-10T14:13:00Z" w16du:dateUtc="2024-06-10T08:13:00Z"/>
          <w:color w:val="000000" w:themeColor="text1"/>
        </w:rPr>
        <w:pPrChange w:id="1040" w:author="Joy Prokash Debnath" w:date="2024-06-08T00:38:00Z" w16du:dateUtc="2024-06-07T18:38:00Z">
          <w:pPr>
            <w:pStyle w:val="NormalWeb"/>
            <w:spacing w:after="0" w:line="360" w:lineRule="auto"/>
            <w:jc w:val="both"/>
          </w:pPr>
        </w:pPrChange>
      </w:pPr>
    </w:p>
    <w:p w14:paraId="1A9994D5" w14:textId="66959AB6" w:rsidR="00167E93" w:rsidRDefault="00FA5A3C" w:rsidP="1035310D">
      <w:pPr>
        <w:pStyle w:val="NormalWeb"/>
        <w:spacing w:after="0" w:line="360" w:lineRule="auto"/>
        <w:jc w:val="both"/>
        <w:rPr>
          <w:ins w:id="1041" w:author="Saifuddin Sarker" w:date="2024-06-10T14:25:00Z" w16du:dateUtc="2024-06-10T08:25:00Z"/>
        </w:rPr>
      </w:pPr>
      <w:ins w:id="1042" w:author="Saifuddin Sarker" w:date="2024-06-11T09:51:00Z" w16du:dateUtc="2024-06-11T03:51:00Z">
        <w:r>
          <w:rPr>
            <w:color w:val="000000" w:themeColor="text1"/>
          </w:rPr>
          <w:t>Furthermore</w:t>
        </w:r>
      </w:ins>
      <w:ins w:id="1043" w:author="Saifuddin Sarker" w:date="2024-06-10T14:19:00Z" w16du:dateUtc="2024-06-10T08:19:00Z">
        <w:r w:rsidR="005E6E8F">
          <w:rPr>
            <w:color w:val="000000" w:themeColor="text1"/>
          </w:rPr>
          <w:t>,</w:t>
        </w:r>
      </w:ins>
      <w:del w:id="1044" w:author="Saifuddin Sarker" w:date="2024-06-08T22:26:00Z" w16du:dateUtc="2024-06-08T16:26:00Z">
        <w:r w:rsidR="00CE01F7" w:rsidRPr="00CE01F7" w:rsidDel="001F1590">
          <w:rPr>
            <w:color w:val="000000" w:themeColor="text1"/>
          </w:rPr>
          <w:delText>Based on</w:delText>
        </w:r>
      </w:del>
      <w:del w:id="1045" w:author="Saifuddin Sarker" w:date="2024-06-08T22:44:00Z" w16du:dateUtc="2024-06-08T16:44:00Z">
        <w:r w:rsidR="00CE01F7" w:rsidRPr="00CE01F7" w:rsidDel="00DA5D17">
          <w:rPr>
            <w:color w:val="000000" w:themeColor="text1"/>
          </w:rPr>
          <w:delText xml:space="preserve"> </w:delText>
        </w:r>
      </w:del>
      <w:del w:id="1046" w:author="Saifuddin Sarker" w:date="2024-06-10T14:19:00Z" w16du:dateUtc="2024-06-10T08:19:00Z">
        <w:r w:rsidR="00CE01F7" w:rsidRPr="00CE01F7" w:rsidDel="005E6E8F">
          <w:rPr>
            <w:color w:val="000000" w:themeColor="text1"/>
          </w:rPr>
          <w:delText>our findings</w:delText>
        </w:r>
        <w:r w:rsidR="00AD7C3D" w:rsidDel="005E6E8F">
          <w:rPr>
            <w:color w:val="000000" w:themeColor="text1"/>
          </w:rPr>
          <w:delText xml:space="preserve"> in biomarker screening</w:delText>
        </w:r>
        <w:r w:rsidR="00CE01F7" w:rsidRPr="00CE01F7" w:rsidDel="005E6E8F">
          <w:rPr>
            <w:color w:val="000000" w:themeColor="text1"/>
          </w:rPr>
          <w:delText>,</w:delText>
        </w:r>
      </w:del>
      <w:r w:rsidR="00AD7C3D">
        <w:rPr>
          <w:color w:val="000000" w:themeColor="text1"/>
        </w:rPr>
        <w:t xml:space="preserve"> 13 genes </w:t>
      </w:r>
      <w:del w:id="1047" w:author="Saifuddin Sarker" w:date="2024-06-10T14:15:00Z" w16du:dateUtc="2024-06-10T08:15:00Z">
        <w:r w:rsidR="00AD7C3D" w:rsidDel="003F58BD">
          <w:rPr>
            <w:color w:val="000000" w:themeColor="text1"/>
          </w:rPr>
          <w:delText>(</w:delText>
        </w:r>
        <w:r w:rsidR="005C735A" w:rsidDel="003F58BD">
          <w:rPr>
            <w:color w:val="000000" w:themeColor="text1"/>
          </w:rPr>
          <w:delText>determined t</w:delText>
        </w:r>
        <w:r w:rsidR="005C735A" w:rsidRPr="005C735A" w:rsidDel="003F58BD">
          <w:rPr>
            <w:color w:val="000000" w:themeColor="text1"/>
          </w:rPr>
          <w:delText>hrough PPI network analysis, cluster analysis</w:delText>
        </w:r>
      </w:del>
      <w:ins w:id="1048" w:author="Joy Prokash Debnath" w:date="2024-06-08T00:40:00Z" w16du:dateUtc="2024-06-07T18:40:00Z">
        <w:del w:id="1049" w:author="Saifuddin Sarker" w:date="2024-06-10T14:15:00Z" w16du:dateUtc="2024-06-10T08:15:00Z">
          <w:r w:rsidR="008506AB" w:rsidDel="003F58BD">
            <w:rPr>
              <w:color w:val="000000" w:themeColor="text1"/>
            </w:rPr>
            <w:delText xml:space="preserve"> and</w:delText>
          </w:r>
        </w:del>
      </w:ins>
      <w:del w:id="1050" w:author="Saifuddin Sarker" w:date="2024-06-10T14:15:00Z" w16du:dateUtc="2024-06-10T08:15:00Z">
        <w:r w:rsidR="005C735A" w:rsidRPr="005C735A" w:rsidDel="003F58BD">
          <w:rPr>
            <w:color w:val="000000" w:themeColor="text1"/>
          </w:rPr>
          <w:delText>, hub gene identification, and correlation analysis</w:delText>
        </w:r>
      </w:del>
      <w:del w:id="1051" w:author="Saifuddin Sarker" w:date="2024-06-09T12:10:00Z" w16du:dateUtc="2024-06-09T06:10:00Z">
        <w:r w:rsidR="005C735A" w:rsidDel="008906CA">
          <w:rPr>
            <w:color w:val="000000" w:themeColor="text1"/>
          </w:rPr>
          <w:delText>)</w:delText>
        </w:r>
      </w:del>
      <w:del w:id="1052" w:author="Saifuddin Sarker" w:date="2024-06-10T14:15:00Z" w16du:dateUtc="2024-06-10T08:15:00Z">
        <w:r w:rsidR="00A42343" w:rsidDel="003F58BD">
          <w:rPr>
            <w:color w:val="000000" w:themeColor="text1"/>
          </w:rPr>
          <w:delText>,</w:delText>
        </w:r>
        <w:r w:rsidR="00B1453E" w:rsidRPr="00B1453E" w:rsidDel="003F58BD">
          <w:delText xml:space="preserve"> </w:delText>
        </w:r>
        <w:r w:rsidR="00B1453E" w:rsidRPr="00B1453E" w:rsidDel="003F58BD">
          <w:rPr>
            <w:color w:val="000000" w:themeColor="text1"/>
          </w:rPr>
          <w:delText>exhibiting significant functional correlations</w:delText>
        </w:r>
      </w:del>
      <w:del w:id="1053" w:author="Saifuddin Sarker" w:date="2024-06-08T22:20:00Z" w16du:dateUtc="2024-06-08T16:20:00Z">
        <w:r w:rsidR="00557839" w:rsidDel="00F538A0">
          <w:rPr>
            <w:color w:val="000000" w:themeColor="text1"/>
          </w:rPr>
          <w:delText>,</w:delText>
        </w:r>
      </w:del>
      <w:del w:id="1054" w:author="Saifuddin Sarker" w:date="2024-06-10T14:15:00Z" w16du:dateUtc="2024-06-10T08:15:00Z">
        <w:r w:rsidR="0029276A" w:rsidDel="003F58BD">
          <w:rPr>
            <w:color w:val="000000" w:themeColor="text1"/>
          </w:rPr>
          <w:delText xml:space="preserve"> </w:delText>
        </w:r>
      </w:del>
      <w:r w:rsidR="0029276A">
        <w:rPr>
          <w:color w:val="000000" w:themeColor="text1"/>
        </w:rPr>
        <w:t xml:space="preserve">were also </w:t>
      </w:r>
      <w:r w:rsidR="00557839">
        <w:t>successfully validated as key biomarkers</w:t>
      </w:r>
      <w:r w:rsidR="00C406C4">
        <w:t xml:space="preserve"> and therapeutic targets</w:t>
      </w:r>
      <w:r w:rsidR="00BD062C">
        <w:t xml:space="preserve"> by</w:t>
      </w:r>
      <w:ins w:id="1055" w:author="Saifuddin Sarker" w:date="2024-06-08T22:20:00Z" w16du:dateUtc="2024-06-08T16:20:00Z">
        <w:r w:rsidR="00F538A0">
          <w:t xml:space="preserve"> two powerful and established</w:t>
        </w:r>
      </w:ins>
      <w:del w:id="1056" w:author="Saifuddin Sarker" w:date="2024-06-08T22:20:00Z" w16du:dateUtc="2024-06-08T16:20:00Z">
        <w:r w:rsidR="00BD062C" w:rsidDel="00F538A0">
          <w:delText xml:space="preserve"> </w:delText>
        </w:r>
      </w:del>
      <w:ins w:id="1057" w:author="Saifuddin Sarker" w:date="2024-06-08T22:20:00Z" w16du:dateUtc="2024-06-08T16:20:00Z">
        <w:r w:rsidR="001D3D53">
          <w:t xml:space="preserve"> </w:t>
        </w:r>
      </w:ins>
      <w:r w:rsidR="00BD062C">
        <w:t xml:space="preserve">ML </w:t>
      </w:r>
      <w:r w:rsidR="00DC0761">
        <w:t>algorithms</w:t>
      </w:r>
      <w:ins w:id="1058" w:author="Saifuddin Sarker" w:date="2024-06-10T14:14:00Z" w16du:dateUtc="2024-06-10T08:14:00Z">
        <w:r w:rsidR="00932794">
          <w:t xml:space="preserve"> (</w:t>
        </w:r>
      </w:ins>
      <w:ins w:id="1059" w:author="Saifuddin Sarker" w:date="2024-06-11T10:24:00Z" w16du:dateUtc="2024-06-11T04:24:00Z">
        <w:r w:rsidR="00881A4B">
          <w:t>as</w:t>
        </w:r>
      </w:ins>
      <w:ins w:id="1060" w:author="Saifuddin Sarker" w:date="2024-06-10T14:14:00Z" w16du:dateUtc="2024-06-10T08:14:00Z">
        <w:r w:rsidR="00932794">
          <w:t xml:space="preserve"> </w:t>
        </w:r>
      </w:ins>
      <w:ins w:id="1061" w:author="Saifuddin Sarker" w:date="2024-06-11T10:24:00Z" w16du:dateUtc="2024-06-11T04:24:00Z">
        <w:r w:rsidR="000F78A2">
          <w:t>illus</w:t>
        </w:r>
      </w:ins>
      <w:ins w:id="1062" w:author="Saifuddin Sarker" w:date="2024-06-10T14:14:00Z" w16du:dateUtc="2024-06-10T08:14:00Z">
        <w:r w:rsidR="00932794">
          <w:t>trated</w:t>
        </w:r>
      </w:ins>
      <w:ins w:id="1063" w:author="Saifuddin Sarker" w:date="2024-06-11T10:25:00Z" w16du:dateUtc="2024-06-11T04:25:00Z">
        <w:r w:rsidR="00881A4B">
          <w:t xml:space="preserve"> </w:t>
        </w:r>
        <w:r w:rsidR="00BC4F32">
          <w:t xml:space="preserve">in </w:t>
        </w:r>
        <w:r w:rsidR="00881A4B">
          <w:t>the calculated ROC analysis AUC curves</w:t>
        </w:r>
      </w:ins>
      <w:ins w:id="1064" w:author="Saifuddin Sarker" w:date="2024-06-11T10:26:00Z" w16du:dateUtc="2024-06-11T04:26:00Z">
        <w:r w:rsidR="00ED4D8A">
          <w:t>,</w:t>
        </w:r>
      </w:ins>
      <w:ins w:id="1065" w:author="Saifuddin Sarker" w:date="2024-06-10T14:14:00Z" w16du:dateUtc="2024-06-10T08:14:00Z">
        <w:r w:rsidR="00932794">
          <w:t xml:space="preserve"> </w:t>
        </w:r>
      </w:ins>
      <w:ins w:id="1066" w:author="Saifuddin Sarker" w:date="2024-06-11T10:25:00Z" w16du:dateUtc="2024-06-11T04:25:00Z">
        <w:r w:rsidR="000F3A1F">
          <w:rPr>
            <w:b/>
            <w:bCs/>
          </w:rPr>
          <w:t>Figure</w:t>
        </w:r>
      </w:ins>
      <w:ins w:id="1067" w:author="Saifuddin Sarker" w:date="2024-06-11T10:26:00Z" w16du:dateUtc="2024-06-11T04:26:00Z">
        <w:r w:rsidR="00ED4D8A">
          <w:rPr>
            <w:b/>
            <w:bCs/>
          </w:rPr>
          <w:t>-</w:t>
        </w:r>
      </w:ins>
      <w:ins w:id="1068" w:author="Saifuddin Sarker" w:date="2024-06-10T14:14:00Z" w16du:dateUtc="2024-06-10T08:14:00Z">
        <w:r w:rsidR="00932794">
          <w:t>)</w:t>
        </w:r>
      </w:ins>
      <w:ins w:id="1069" w:author="Saifuddin Sarker" w:date="2024-06-11T10:29:00Z" w16du:dateUtc="2024-06-11T04:29:00Z">
        <w:r w:rsidR="00284911" w:rsidRPr="00284911">
          <w:t xml:space="preserve"> The predictive capabilities of these ML models have been corroborated by similar studies, highlighting their efficacy in identifying critical targets</w:t>
        </w:r>
      </w:ins>
      <w:r w:rsidR="00C406C4">
        <w:t>.</w:t>
      </w:r>
      <w:ins w:id="1070" w:author="Saifuddin Sarker" w:date="2024-06-10T14:21:00Z" w16du:dateUtc="2024-06-10T08:21:00Z">
        <w:r w:rsidR="002901D7">
          <w:t xml:space="preserve"> </w:t>
        </w:r>
      </w:ins>
      <w:ins w:id="1071" w:author="Saifuddin Sarker" w:date="2024-06-10T14:22:00Z" w16du:dateUtc="2024-06-10T08:22:00Z">
        <w:r w:rsidR="002901D7" w:rsidRPr="002901D7">
          <w:rPr>
            <w:highlight w:val="yellow"/>
            <w:rPrChange w:id="1072" w:author="Saifuddin Sarker" w:date="2024-06-10T14:22:00Z" w16du:dateUtc="2024-06-10T08:22:00Z">
              <w:rPr/>
            </w:rPrChange>
          </w:rPr>
          <w:t>(</w:t>
        </w:r>
      </w:ins>
      <w:ins w:id="1073" w:author="Saifuddin Sarker" w:date="2024-06-10T14:21:00Z" w16du:dateUtc="2024-06-10T08:21:00Z">
        <w:r w:rsidR="002901D7" w:rsidRPr="002901D7">
          <w:rPr>
            <w:highlight w:val="yellow"/>
            <w:rPrChange w:id="1074" w:author="Saifuddin Sarker" w:date="2024-06-10T14:22:00Z" w16du:dateUtc="2024-06-10T08:22:00Z">
              <w:rPr/>
            </w:rPrChange>
          </w:rPr>
          <w:t>Describe the predictive abilities of</w:t>
        </w:r>
      </w:ins>
      <w:ins w:id="1075" w:author="Saifuddin Sarker" w:date="2024-06-10T14:22:00Z" w16du:dateUtc="2024-06-10T08:22:00Z">
        <w:r w:rsidR="002901D7" w:rsidRPr="002901D7">
          <w:rPr>
            <w:highlight w:val="yellow"/>
            <w:rPrChange w:id="1076" w:author="Saifuddin Sarker" w:date="2024-06-10T14:22:00Z" w16du:dateUtc="2024-06-10T08:22:00Z">
              <w:rPr/>
            </w:rPrChange>
          </w:rPr>
          <w:t xml:space="preserve"> ML models</w:t>
        </w:r>
        <w:r w:rsidR="002901D7">
          <w:rPr>
            <w:highlight w:val="yellow"/>
          </w:rPr>
          <w:t xml:space="preserve">, highlighting their application by other studies in </w:t>
        </w:r>
      </w:ins>
      <w:ins w:id="1077" w:author="Saifuddin Sarker" w:date="2024-06-10T14:23:00Z" w16du:dateUtc="2024-06-10T08:23:00Z">
        <w:r w:rsidR="00DF0D1C">
          <w:rPr>
            <w:highlight w:val="yellow"/>
          </w:rPr>
          <w:t>a</w:t>
        </w:r>
      </w:ins>
      <w:ins w:id="1078" w:author="Saifuddin Sarker" w:date="2024-06-10T14:22:00Z" w16du:dateUtc="2024-06-10T08:22:00Z">
        <w:r w:rsidR="002901D7">
          <w:rPr>
            <w:highlight w:val="yellow"/>
          </w:rPr>
          <w:t xml:space="preserve"> similar manner</w:t>
        </w:r>
        <w:r w:rsidR="002901D7" w:rsidRPr="002901D7">
          <w:rPr>
            <w:highlight w:val="yellow"/>
            <w:rPrChange w:id="1079" w:author="Saifuddin Sarker" w:date="2024-06-10T14:22:00Z" w16du:dateUtc="2024-06-10T08:22:00Z">
              <w:rPr/>
            </w:rPrChange>
          </w:rPr>
          <w:t>)</w:t>
        </w:r>
      </w:ins>
      <w:ins w:id="1080" w:author="Saifuddin Sarker" w:date="2024-06-10T14:23:00Z" w16du:dateUtc="2024-06-10T08:23:00Z">
        <w:r w:rsidR="00DF0D1C">
          <w:t>.</w:t>
        </w:r>
      </w:ins>
      <w:r w:rsidR="005C735A">
        <w:rPr>
          <w:color w:val="000000" w:themeColor="text1"/>
        </w:rPr>
        <w:t xml:space="preserve"> </w:t>
      </w:r>
      <w:del w:id="1081" w:author="Saifuddin Sarker" w:date="2024-06-10T14:20:00Z" w16du:dateUtc="2024-06-10T08:20:00Z">
        <w:r w:rsidR="00C406C4" w:rsidDel="00B3387E">
          <w:rPr>
            <w:color w:val="000000" w:themeColor="text1"/>
          </w:rPr>
          <w:delText>W</w:delText>
        </w:r>
        <w:r w:rsidR="00CE01F7" w:rsidRPr="00CE01F7" w:rsidDel="00B3387E">
          <w:rPr>
            <w:color w:val="000000" w:themeColor="text1"/>
          </w:rPr>
          <w:delText xml:space="preserve">e identified the top 10 pharmacological agents </w:delText>
        </w:r>
      </w:del>
      <w:ins w:id="1082" w:author="Saifuddin Sarker" w:date="2024-06-10T14:20:00Z" w16du:dateUtc="2024-06-10T08:20:00Z">
        <w:r w:rsidR="00B3387E">
          <w:rPr>
            <w:color w:val="000000" w:themeColor="text1"/>
          </w:rPr>
          <w:t xml:space="preserve">By </w:t>
        </w:r>
      </w:ins>
      <w:r w:rsidR="00CE01F7" w:rsidRPr="00CE01F7">
        <w:rPr>
          <w:color w:val="000000" w:themeColor="text1"/>
        </w:rPr>
        <w:t>targeting</w:t>
      </w:r>
      <w:r w:rsidR="00D82007">
        <w:rPr>
          <w:color w:val="000000" w:themeColor="text1"/>
        </w:rPr>
        <w:t xml:space="preserve"> </w:t>
      </w:r>
      <w:ins w:id="1083" w:author="Saifuddin Sarker" w:date="2024-06-10T14:20:00Z" w16du:dateUtc="2024-06-10T08:20:00Z">
        <w:r w:rsidR="00B3387E">
          <w:rPr>
            <w:color w:val="000000" w:themeColor="text1"/>
          </w:rPr>
          <w:t xml:space="preserve">these </w:t>
        </w:r>
      </w:ins>
      <w:r w:rsidR="00D82007">
        <w:rPr>
          <w:color w:val="000000" w:themeColor="text1"/>
        </w:rPr>
        <w:t>1</w:t>
      </w:r>
      <w:r w:rsidR="00E76D13">
        <w:rPr>
          <w:color w:val="000000" w:themeColor="text1"/>
        </w:rPr>
        <w:t>3</w:t>
      </w:r>
      <w:r w:rsidR="00CE01F7" w:rsidRPr="00CE01F7">
        <w:rPr>
          <w:color w:val="000000" w:themeColor="text1"/>
        </w:rPr>
        <w:t xml:space="preserve"> key genes exclusive to the 2022 MPXV clade</w:t>
      </w:r>
      <w:ins w:id="1084" w:author="Saifuddin Sarker" w:date="2024-06-10T14:20:00Z" w16du:dateUtc="2024-06-10T08:20:00Z">
        <w:r w:rsidR="00B3387E">
          <w:rPr>
            <w:color w:val="000000" w:themeColor="text1"/>
          </w:rPr>
          <w:t xml:space="preserve">, </w:t>
        </w:r>
      </w:ins>
      <w:ins w:id="1085" w:author="Saifuddin Sarker" w:date="2024-06-10T14:21:00Z" w16du:dateUtc="2024-06-10T08:21:00Z">
        <w:r w:rsidR="00B3387E">
          <w:rPr>
            <w:color w:val="000000" w:themeColor="text1"/>
          </w:rPr>
          <w:t>w</w:t>
        </w:r>
      </w:ins>
      <w:ins w:id="1086" w:author="Saifuddin Sarker" w:date="2024-06-10T14:20:00Z" w16du:dateUtc="2024-06-10T08:20:00Z">
        <w:r w:rsidR="00B3387E" w:rsidRPr="00CE01F7">
          <w:rPr>
            <w:color w:val="000000" w:themeColor="text1"/>
          </w:rPr>
          <w:t>e identified the top 10 pharmacological agents</w:t>
        </w:r>
      </w:ins>
      <w:r w:rsidR="00CE01F7" w:rsidRPr="00CE01F7">
        <w:rPr>
          <w:color w:val="000000" w:themeColor="text1"/>
        </w:rPr>
        <w:t>. While several drugs—such as Cidofovir, Brincidofovir, Ribavirin, and KAY-2</w:t>
      </w:r>
      <w:ins w:id="1087" w:author="Saifuddin Sarker" w:date="2024-06-09T14:30:00Z" w16du:dateUtc="2024-06-09T08:30:00Z">
        <w:r w:rsidR="00C10BDD">
          <w:rPr>
            <w:color w:val="000000" w:themeColor="text1"/>
          </w:rPr>
          <w:t>-</w:t>
        </w:r>
      </w:ins>
      <w:del w:id="1088" w:author="Saifuddin Sarker" w:date="2024-06-09T14:30:00Z" w16du:dateUtc="2024-06-09T08:30:00Z">
        <w:r w:rsidR="00CE01F7" w:rsidRPr="00CE01F7" w:rsidDel="00C10BDD">
          <w:rPr>
            <w:color w:val="000000" w:themeColor="text1"/>
          </w:rPr>
          <w:delText>–</w:delText>
        </w:r>
      </w:del>
      <w:r w:rsidR="00CE01F7" w:rsidRPr="00CE01F7">
        <w:rPr>
          <w:color w:val="000000" w:themeColor="text1"/>
        </w:rPr>
        <w:t>41—were employed during the 2022 Mpox outbreak, their effectiveness has been</w:t>
      </w:r>
      <w:r w:rsidR="00CE01F7">
        <w:rPr>
          <w:color w:val="000000" w:themeColor="text1"/>
        </w:rPr>
        <w:t xml:space="preserve"> identified</w:t>
      </w:r>
      <w:r w:rsidR="00CE01F7" w:rsidRPr="00CE01F7">
        <w:rPr>
          <w:color w:val="000000" w:themeColor="text1"/>
        </w:rPr>
        <w:t xml:space="preserve"> by low bioavailability, </w:t>
      </w:r>
      <w:r w:rsidR="009B5DEC">
        <w:rPr>
          <w:color w:val="000000" w:themeColor="text1"/>
        </w:rPr>
        <w:t>resistance</w:t>
      </w:r>
      <w:r w:rsidR="00CE01F7">
        <w:rPr>
          <w:color w:val="000000" w:themeColor="text1"/>
        </w:rPr>
        <w:t xml:space="preserve"> to</w:t>
      </w:r>
      <w:r w:rsidR="00CE01F7" w:rsidRPr="00CE01F7">
        <w:rPr>
          <w:color w:val="000000" w:themeColor="text1"/>
        </w:rPr>
        <w:t xml:space="preserve"> MPXV strains, and adverse effects</w:t>
      </w:r>
      <w:del w:id="1089" w:author="Saifuddin Sarker" w:date="2024-06-09T12:10:00Z" w16du:dateUtc="2024-06-09T06:10:00Z">
        <w:r w:rsidR="009A2C31" w:rsidDel="008906CA">
          <w:rPr>
            <w:color w:val="000000" w:themeColor="text1"/>
          </w:rPr>
          <w:delText xml:space="preserve"> (3)</w:delText>
        </w:r>
      </w:del>
      <w:r w:rsidR="00CE01F7">
        <w:rPr>
          <w:color w:val="000000" w:themeColor="text1"/>
        </w:rPr>
        <w:t>.</w:t>
      </w:r>
      <w:r w:rsidR="003F6D05">
        <w:rPr>
          <w:color w:val="000000" w:themeColor="text1"/>
        </w:rPr>
        <w:t xml:space="preserve"> </w:t>
      </w:r>
      <w:r w:rsidR="00167E93">
        <w:t xml:space="preserve">To ensure accurate targeting </w:t>
      </w:r>
      <w:r w:rsidR="00246674">
        <w:t>of</w:t>
      </w:r>
      <w:r w:rsidR="00963AEC">
        <w:t xml:space="preserve"> 2022</w:t>
      </w:r>
      <w:r w:rsidR="00246674">
        <w:t xml:space="preserve"> </w:t>
      </w:r>
      <w:r w:rsidR="0062279F">
        <w:t>MPXV</w:t>
      </w:r>
      <w:r w:rsidR="00246674">
        <w:t xml:space="preserve"> </w:t>
      </w:r>
      <w:r w:rsidR="003B0BCE">
        <w:t xml:space="preserve">and its infection sites, </w:t>
      </w:r>
      <w:r w:rsidR="005E5FF0">
        <w:t>o</w:t>
      </w:r>
      <w:r w:rsidR="005E5FF0" w:rsidRPr="005E5FF0">
        <w:t>ur study highlight</w:t>
      </w:r>
      <w:r w:rsidR="005E5FF0">
        <w:t>ed</w:t>
      </w:r>
      <w:r w:rsidR="005E5FF0" w:rsidRPr="005E5FF0">
        <w:t xml:space="preserve"> novel candidate drugs</w:t>
      </w:r>
      <w:r w:rsidR="009B5DEC">
        <w:t xml:space="preserve"> to refine therapeutic strategies. </w:t>
      </w:r>
    </w:p>
    <w:p w14:paraId="1E2FBB5B" w14:textId="595D1734" w:rsidR="00010E60" w:rsidRPr="00D97D6D" w:rsidDel="007E654A" w:rsidRDefault="00010E60" w:rsidP="1035310D">
      <w:pPr>
        <w:pStyle w:val="NormalWeb"/>
        <w:spacing w:after="0" w:line="360" w:lineRule="auto"/>
        <w:jc w:val="both"/>
        <w:rPr>
          <w:del w:id="1090" w:author="Saifuddin Sarker" w:date="2024-06-11T10:29:00Z" w16du:dateUtc="2024-06-11T04:29:00Z"/>
          <w:color w:val="000000" w:themeColor="text1"/>
        </w:rPr>
      </w:pPr>
    </w:p>
    <w:p w14:paraId="16AAC192" w14:textId="75A9F045" w:rsidR="00BD3A6E" w:rsidRDefault="00BD3A6E" w:rsidP="00D97D6D">
      <w:pPr>
        <w:pStyle w:val="NormalWeb"/>
        <w:spacing w:after="0" w:line="360" w:lineRule="auto"/>
        <w:jc w:val="both"/>
      </w:pPr>
      <w:r>
        <w:t xml:space="preserve">In conclusion, this study sheds light </w:t>
      </w:r>
      <w:r w:rsidR="0091679B">
        <w:t xml:space="preserve">on the </w:t>
      </w:r>
      <w:r>
        <w:t>distinct transcriptomic signatures of 2022 MPXV infection and their potential implications for disease development.</w:t>
      </w:r>
      <w:r w:rsidR="00F25E9A">
        <w:t xml:space="preserve"> </w:t>
      </w:r>
      <w:r w:rsidR="006D49F5">
        <w:t xml:space="preserve">Comparing transcriptomes </w:t>
      </w:r>
      <w:r w:rsidR="001C0441">
        <w:t>of MPXV</w:t>
      </w:r>
      <w:r w:rsidR="00134C80">
        <w:t xml:space="preserve"> (</w:t>
      </w:r>
      <w:r w:rsidR="001C0441">
        <w:t>Clade I, IIa, IIb, and Zaire)</w:t>
      </w:r>
      <w:r w:rsidR="00134C80">
        <w:t xml:space="preserve">-infected </w:t>
      </w:r>
      <w:r w:rsidR="006D49F5">
        <w:t>different cell lines</w:t>
      </w:r>
      <w:r w:rsidR="00582681">
        <w:t xml:space="preserve"> with their corresponding Mocks</w:t>
      </w:r>
      <w:r>
        <w:t>, 803 exclusive DEGs</w:t>
      </w:r>
      <w:r w:rsidR="00B25C86">
        <w:t xml:space="preserve"> have successfully distinguished 2022 MPXV (clade IIb) from </w:t>
      </w:r>
      <w:r>
        <w:t xml:space="preserve">older clades. </w:t>
      </w:r>
      <w:r w:rsidR="006E27BF">
        <w:t>Furthermore, in-dep</w:t>
      </w:r>
      <w:r w:rsidR="00951847">
        <w:t>th</w:t>
      </w:r>
      <w:r w:rsidR="000946C0">
        <w:t xml:space="preserve"> </w:t>
      </w:r>
      <w:ins w:id="1091" w:author="Joy Prokash Debnath" w:date="2024-06-08T02:16:00Z" w16du:dateUtc="2024-06-07T20:16:00Z">
        <w:r w:rsidR="00595FD3">
          <w:t xml:space="preserve">network </w:t>
        </w:r>
      </w:ins>
      <w:del w:id="1092" w:author="Joy Prokash Debnath" w:date="2024-06-08T02:16:00Z" w16du:dateUtc="2024-06-07T20:16:00Z">
        <w:r w:rsidR="000946C0" w:rsidRPr="00595FD3" w:rsidDel="00595FD3">
          <w:delText>g</w:delText>
        </w:r>
        <w:r w:rsidR="00A44260" w:rsidRPr="00595FD3" w:rsidDel="00595FD3">
          <w:delText xml:space="preserve">ene expression </w:delText>
        </w:r>
      </w:del>
      <w:r w:rsidRPr="00595FD3">
        <w:t>analysis</w:t>
      </w:r>
      <w:r w:rsidRPr="005E13DA">
        <w:rPr>
          <w:color w:val="FF0000"/>
          <w:rPrChange w:id="1093" w:author="Joy Prokash Debnath" w:date="2024-06-08T00:43:00Z" w16du:dateUtc="2024-06-07T18:43:00Z">
            <w:rPr/>
          </w:rPrChange>
        </w:rPr>
        <w:t xml:space="preserve"> </w:t>
      </w:r>
      <w:r>
        <w:t>revealed 1</w:t>
      </w:r>
      <w:r w:rsidR="00E76D13">
        <w:t>3</w:t>
      </w:r>
      <w:r>
        <w:t xml:space="preserve"> genes shared between cluster and hub genes, with aberrant expression of several genes directly linked to cancer development, cell cycle disruption, and impaired immune response.</w:t>
      </w:r>
      <w:r w:rsidR="006F093D">
        <w:t xml:space="preserve"> Th</w:t>
      </w:r>
      <w:r w:rsidR="001A3747">
        <w:t>us</w:t>
      </w:r>
      <w:r w:rsidR="006F093D">
        <w:t>, our findings</w:t>
      </w:r>
      <w:r w:rsidR="001A3747">
        <w:t xml:space="preserve"> </w:t>
      </w:r>
      <w:r w:rsidR="00C67BB0">
        <w:t>illuminate</w:t>
      </w:r>
      <w:r w:rsidR="001A3747">
        <w:t xml:space="preserve"> </w:t>
      </w:r>
      <w:r w:rsidR="00D46D46">
        <w:t xml:space="preserve">a </w:t>
      </w:r>
      <w:r w:rsidR="001B08A1">
        <w:t>new perspective</w:t>
      </w:r>
      <w:r w:rsidR="001803EA">
        <w:t xml:space="preserve"> to combat </w:t>
      </w:r>
      <w:r w:rsidR="00AA5EA0">
        <w:t>the 2022 MPX</w:t>
      </w:r>
      <w:r w:rsidR="00D46D46">
        <w:t>V</w:t>
      </w:r>
      <w:r w:rsidR="00AA5EA0">
        <w:t>.</w:t>
      </w:r>
      <w:r>
        <w:t xml:space="preserve"> Nevertheless, further experimental validation and larger-scale studies are necessary to validate our findings and elucidate the underlying mechanisms of MPXV pathogenesis, as well as </w:t>
      </w:r>
      <w:r w:rsidR="008E01A1">
        <w:t>to</w:t>
      </w:r>
      <w:r>
        <w:t xml:space="preserve"> prevent and manage</w:t>
      </w:r>
      <w:r w:rsidR="008E01A1">
        <w:t xml:space="preserve"> the deadly consequence of </w:t>
      </w:r>
      <w:r w:rsidR="002D4781">
        <w:t>mutated</w:t>
      </w:r>
      <w:r w:rsidR="008E01A1">
        <w:t xml:space="preserve"> st</w:t>
      </w:r>
      <w:r w:rsidR="00591771">
        <w:t>r</w:t>
      </w:r>
      <w:r w:rsidR="008E01A1">
        <w:t xml:space="preserve">ain, particularly in light of recent catastrophic SARS-CoV-2 (severe acute respiratory syndrome coronavirus 2). </w:t>
      </w:r>
      <w:r>
        <w:t xml:space="preserve"> </w:t>
      </w:r>
    </w:p>
    <w:p w14:paraId="4417081C" w14:textId="12F8065A" w:rsidR="00BD3A6E" w:rsidRDefault="0016351D" w:rsidP="00A61A2D">
      <w:pPr>
        <w:spacing w:line="360" w:lineRule="auto"/>
        <w:jc w:val="both"/>
        <w:rPr>
          <w:rFonts w:ascii="Times New Roman" w:hAnsi="Times New Roman" w:cs="Times New Roman"/>
          <w:b/>
          <w:bCs/>
          <w:sz w:val="28"/>
          <w:szCs w:val="32"/>
        </w:rPr>
      </w:pPr>
      <w:r w:rsidRPr="0016351D">
        <w:rPr>
          <w:rFonts w:ascii="Times New Roman" w:hAnsi="Times New Roman" w:cs="Times New Roman"/>
          <w:b/>
          <w:bCs/>
          <w:sz w:val="28"/>
          <w:szCs w:val="32"/>
        </w:rPr>
        <w:lastRenderedPageBreak/>
        <w:t>Figures</w:t>
      </w:r>
    </w:p>
    <w:p w14:paraId="4BF7E0E4" w14:textId="2E3A8F2E" w:rsidR="0007172F" w:rsidRPr="0007172F" w:rsidRDefault="0007172F" w:rsidP="0007172F">
      <w:pPr>
        <w:spacing w:line="360" w:lineRule="auto"/>
        <w:jc w:val="both"/>
        <w:rPr>
          <w:rFonts w:ascii="Times New Roman" w:hAnsi="Times New Roman" w:cs="Times New Roman"/>
          <w:szCs w:val="28"/>
        </w:rPr>
      </w:pPr>
      <w:r w:rsidRPr="0096718F">
        <w:rPr>
          <w:rFonts w:ascii="Times New Roman" w:hAnsi="Times New Roman" w:cs="Times New Roman"/>
          <w:b/>
          <w:bCs/>
          <w:szCs w:val="28"/>
        </w:rPr>
        <w:t>Figure 1</w:t>
      </w:r>
      <w:r>
        <w:rPr>
          <w:rFonts w:ascii="Times New Roman" w:hAnsi="Times New Roman" w:cs="Times New Roman"/>
          <w:b/>
          <w:bCs/>
          <w:szCs w:val="28"/>
        </w:rPr>
        <w:t>.</w:t>
      </w:r>
      <w:r w:rsidRPr="0096718F">
        <w:rPr>
          <w:rFonts w:ascii="Times New Roman" w:hAnsi="Times New Roman" w:cs="Times New Roman"/>
          <w:b/>
          <w:bCs/>
          <w:szCs w:val="28"/>
        </w:rPr>
        <w:t xml:space="preserve"> </w:t>
      </w:r>
      <w:r w:rsidR="00D6004C">
        <w:rPr>
          <w:rFonts w:ascii="Times New Roman" w:hAnsi="Times New Roman" w:cs="Times New Roman"/>
          <w:szCs w:val="28"/>
        </w:rPr>
        <w:t>The flowchart</w:t>
      </w:r>
      <w:r w:rsidR="00D6004C" w:rsidRPr="0007172F">
        <w:rPr>
          <w:rFonts w:ascii="Times New Roman" w:hAnsi="Times New Roman" w:cs="Times New Roman"/>
          <w:szCs w:val="28"/>
        </w:rPr>
        <w:t xml:space="preserve"> </w:t>
      </w:r>
      <w:r w:rsidRPr="0007172F">
        <w:rPr>
          <w:rFonts w:ascii="Times New Roman" w:hAnsi="Times New Roman" w:cs="Times New Roman"/>
          <w:szCs w:val="28"/>
        </w:rPr>
        <w:t>illustrates the workflow of different approaches and techniques used in this study</w:t>
      </w:r>
    </w:p>
    <w:p w14:paraId="219FC74F" w14:textId="43808A78" w:rsidR="0007172F" w:rsidRDefault="0007172F" w:rsidP="0007172F">
      <w:pPr>
        <w:spacing w:line="360" w:lineRule="auto"/>
        <w:jc w:val="both"/>
        <w:rPr>
          <w:ins w:id="1094" w:author="Saifuddin Sarker" w:date="2024-06-08T22:09:00Z" w16du:dateUtc="2024-06-08T16:09:00Z"/>
          <w:rFonts w:ascii="Times New Roman" w:hAnsi="Times New Roman" w:cs="Times New Roman"/>
          <w:szCs w:val="28"/>
        </w:rPr>
      </w:pPr>
      <w:r w:rsidRPr="00E0595A">
        <w:rPr>
          <w:rFonts w:ascii="Times New Roman" w:hAnsi="Times New Roman" w:cs="Times New Roman"/>
          <w:b/>
          <w:bCs/>
          <w:szCs w:val="28"/>
        </w:rPr>
        <w:t>Figure-2</w:t>
      </w:r>
      <w:r w:rsidRPr="00A61A2D">
        <w:rPr>
          <w:rFonts w:ascii="Times New Roman" w:hAnsi="Times New Roman" w:cs="Times New Roman"/>
          <w:szCs w:val="28"/>
        </w:rPr>
        <w:t xml:space="preserve"> Data Normalization and Sample Distribution in GSE11234, GSE24125 and GSE219036.  (A) </w:t>
      </w:r>
      <w:moveFromRangeStart w:id="1095" w:author="Joy Prokash Debnath" w:date="2024-06-09T01:26:00Z" w:name="move168788805"/>
      <w:moveFrom w:id="1096" w:author="Joy Prokash Debnath" w:date="2024-06-09T01:26:00Z" w16du:dateUtc="2024-06-08T19:26:00Z">
        <w:r w:rsidRPr="00A61A2D" w:rsidDel="00FE7D7C">
          <w:rPr>
            <w:rFonts w:ascii="Times New Roman" w:hAnsi="Times New Roman" w:cs="Times New Roman"/>
            <w:szCs w:val="28"/>
          </w:rPr>
          <w:t>The distribution of the expression data of microarray of Fibroblast, Macrophage, Monocyte</w:t>
        </w:r>
        <w:r w:rsidR="00D6004C" w:rsidDel="00FE7D7C">
          <w:rPr>
            <w:rFonts w:ascii="Times New Roman" w:hAnsi="Times New Roman" w:cs="Times New Roman"/>
            <w:szCs w:val="28"/>
          </w:rPr>
          <w:t>,</w:t>
        </w:r>
        <w:r w:rsidRPr="00A61A2D" w:rsidDel="00FE7D7C">
          <w:rPr>
            <w:rFonts w:ascii="Times New Roman" w:hAnsi="Times New Roman" w:cs="Times New Roman"/>
            <w:szCs w:val="28"/>
          </w:rPr>
          <w:t xml:space="preserve"> and Keratinocyte cell lines. The box represents 50 percent of the data. Bottom line (Q1) marking the 25 percentile and upper line (Q3) marking the 75 percentiles of our data. This implies 50% data is above the median, and 50% data is below the median. </w:t>
        </w:r>
      </w:moveFrom>
      <w:moveFromRangeEnd w:id="1095"/>
      <w:r w:rsidRPr="00A61A2D">
        <w:rPr>
          <w:rFonts w:ascii="Times New Roman" w:hAnsi="Times New Roman" w:cs="Times New Roman"/>
          <w:szCs w:val="28"/>
        </w:rPr>
        <w:t>(B</w:t>
      </w:r>
      <w:r w:rsidRPr="00FE7D7C">
        <w:rPr>
          <w:rFonts w:ascii="Times New Roman" w:hAnsi="Times New Roman" w:cs="Times New Roman"/>
          <w:szCs w:val="28"/>
        </w:rPr>
        <w:t>) PCA of RNA-Seq data illustrates clusters among the samples.</w:t>
      </w:r>
      <w:r w:rsidRPr="00A61A2D">
        <w:rPr>
          <w:rFonts w:ascii="Times New Roman" w:hAnsi="Times New Roman" w:cs="Times New Roman"/>
          <w:szCs w:val="28"/>
        </w:rPr>
        <w:t xml:space="preserve"> X-axis represents the first principal component (PC1) </w:t>
      </w:r>
      <w:r w:rsidRPr="00FE7D7C">
        <w:rPr>
          <w:rFonts w:ascii="Times New Roman" w:hAnsi="Times New Roman" w:cs="Times New Roman"/>
          <w:szCs w:val="28"/>
          <w:highlight w:val="cyan"/>
          <w:rPrChange w:id="1097" w:author="Joy Prokash Debnath" w:date="2024-06-09T01:27:00Z" w16du:dateUtc="2024-06-08T19:27:00Z">
            <w:rPr>
              <w:rFonts w:ascii="Times New Roman" w:hAnsi="Times New Roman" w:cs="Times New Roman"/>
              <w:szCs w:val="28"/>
            </w:rPr>
          </w:rPrChange>
        </w:rPr>
        <w:t>which captures the highest variation in gene expression</w:t>
      </w:r>
      <w:r w:rsidRPr="00A61A2D">
        <w:rPr>
          <w:rFonts w:ascii="Times New Roman" w:hAnsi="Times New Roman" w:cs="Times New Roman"/>
          <w:szCs w:val="28"/>
        </w:rPr>
        <w:t xml:space="preserve">, and Y-axis represents the second principal component (PC2) </w:t>
      </w:r>
      <w:r w:rsidRPr="00FE7D7C">
        <w:rPr>
          <w:rFonts w:ascii="Times New Roman" w:hAnsi="Times New Roman" w:cs="Times New Roman"/>
          <w:szCs w:val="28"/>
          <w:highlight w:val="cyan"/>
          <w:rPrChange w:id="1098" w:author="Joy Prokash Debnath" w:date="2024-06-09T01:27:00Z" w16du:dateUtc="2024-06-08T19:27:00Z">
            <w:rPr>
              <w:rFonts w:ascii="Times New Roman" w:hAnsi="Times New Roman" w:cs="Times New Roman"/>
              <w:szCs w:val="28"/>
            </w:rPr>
          </w:rPrChange>
        </w:rPr>
        <w:t>which represents the second most variation in gene expression across the RNA-Seq datasets</w:t>
      </w:r>
      <w:r w:rsidRPr="00A61A2D">
        <w:rPr>
          <w:rFonts w:ascii="Times New Roman" w:hAnsi="Times New Roman" w:cs="Times New Roman"/>
          <w:szCs w:val="28"/>
        </w:rPr>
        <w:t xml:space="preserve">. Each circle represents an individual while varying colors </w:t>
      </w:r>
      <w:del w:id="1099" w:author="Saifuddin Sarker" w:date="2024-06-08T22:19:00Z" w16du:dateUtc="2024-06-08T16:19:00Z">
        <w:r w:rsidRPr="00A61A2D" w:rsidDel="00EB52AA">
          <w:rPr>
            <w:rFonts w:ascii="Times New Roman" w:hAnsi="Times New Roman" w:cs="Times New Roman"/>
            <w:szCs w:val="28"/>
          </w:rPr>
          <w:delText xml:space="preserve">indicating </w:delText>
        </w:r>
      </w:del>
      <w:ins w:id="1100" w:author="Saifuddin Sarker" w:date="2024-06-08T22:19:00Z" w16du:dateUtc="2024-06-08T16:19:00Z">
        <w:r w:rsidR="00EB52AA">
          <w:rPr>
            <w:rFonts w:ascii="Times New Roman" w:hAnsi="Times New Roman" w:cs="Times New Roman"/>
            <w:szCs w:val="28"/>
          </w:rPr>
          <w:t>indicate</w:t>
        </w:r>
        <w:r w:rsidR="00EB52AA" w:rsidRPr="00A61A2D">
          <w:rPr>
            <w:rFonts w:ascii="Times New Roman" w:hAnsi="Times New Roman" w:cs="Times New Roman"/>
            <w:szCs w:val="28"/>
          </w:rPr>
          <w:t xml:space="preserve"> </w:t>
        </w:r>
      </w:ins>
      <w:r w:rsidRPr="00A61A2D">
        <w:rPr>
          <w:rFonts w:ascii="Times New Roman" w:hAnsi="Times New Roman" w:cs="Times New Roman"/>
          <w:szCs w:val="28"/>
        </w:rPr>
        <w:t xml:space="preserve">different treatments. </w:t>
      </w:r>
    </w:p>
    <w:p w14:paraId="1C3BCFDE" w14:textId="36F87F3D" w:rsidR="00FE7D7C" w:rsidRPr="00FE7D7C" w:rsidRDefault="00FE7D7C" w:rsidP="002223DA">
      <w:pPr>
        <w:spacing w:line="360" w:lineRule="auto"/>
        <w:jc w:val="both"/>
        <w:rPr>
          <w:ins w:id="1101" w:author="Joy Prokash Debnath" w:date="2024-06-09T01:25:00Z" w16du:dateUtc="2024-06-08T19:25:00Z"/>
          <w:rFonts w:ascii="Times New Roman" w:hAnsi="Times New Roman" w:cs="Times New Roman"/>
          <w:szCs w:val="28"/>
          <w:highlight w:val="cyan"/>
          <w:rPrChange w:id="1102" w:author="Joy Prokash Debnath" w:date="2024-06-09T01:25:00Z" w16du:dateUtc="2024-06-08T19:25:00Z">
            <w:rPr>
              <w:ins w:id="1103" w:author="Joy Prokash Debnath" w:date="2024-06-09T01:25:00Z" w16du:dateUtc="2024-06-08T19:25:00Z"/>
              <w:rFonts w:ascii="Times New Roman" w:hAnsi="Times New Roman" w:cs="Times New Roman"/>
              <w:szCs w:val="28"/>
              <w:highlight w:val="yellow"/>
            </w:rPr>
          </w:rPrChange>
        </w:rPr>
      </w:pPr>
      <w:moveToRangeStart w:id="1104" w:author="Joy Prokash Debnath" w:date="2024-06-09T01:26:00Z" w:name="move168788805"/>
      <w:moveTo w:id="1105" w:author="Joy Prokash Debnath" w:date="2024-06-09T01:26:00Z" w16du:dateUtc="2024-06-08T19:26:00Z">
        <w:r w:rsidRPr="00FE7D7C">
          <w:rPr>
            <w:rFonts w:ascii="Times New Roman" w:hAnsi="Times New Roman" w:cs="Times New Roman"/>
            <w:szCs w:val="28"/>
            <w:highlight w:val="cyan"/>
            <w:rPrChange w:id="1106" w:author="Joy Prokash Debnath" w:date="2024-06-09T01:26:00Z" w16du:dateUtc="2024-06-08T19:26:00Z">
              <w:rPr>
                <w:rFonts w:ascii="Times New Roman" w:hAnsi="Times New Roman" w:cs="Times New Roman"/>
                <w:szCs w:val="28"/>
              </w:rPr>
            </w:rPrChange>
          </w:rPr>
          <w:t>The distribution of the expression data of microarray of Fibroblast, Macrophage, Monocyte, and Keratinocyte cell lines. The box represents 50 percent of the data. Bottom line (Q1) marking the 25 percentile and upper line (Q3) marking the 75 percentiles of our data. This implies 50% data is above the median, and 50% data is below the median.</w:t>
        </w:r>
        <w:r w:rsidRPr="00A61A2D">
          <w:rPr>
            <w:rFonts w:ascii="Times New Roman" w:hAnsi="Times New Roman" w:cs="Times New Roman"/>
            <w:szCs w:val="28"/>
          </w:rPr>
          <w:t xml:space="preserve"> </w:t>
        </w:r>
      </w:moveTo>
      <w:moveToRangeEnd w:id="1104"/>
      <w:ins w:id="1107" w:author="Saifuddin Sarker" w:date="2024-06-08T22:09:00Z" w16du:dateUtc="2024-06-08T16:09:00Z">
        <w:r w:rsidR="002223DA" w:rsidRPr="0007172F">
          <w:rPr>
            <w:rFonts w:ascii="Times New Roman" w:hAnsi="Times New Roman" w:cs="Times New Roman"/>
            <w:szCs w:val="28"/>
            <w:highlight w:val="yellow"/>
          </w:rPr>
          <w:t xml:space="preserve">Box plots demonstrate unwanted variation between groups and </w:t>
        </w:r>
      </w:ins>
      <w:ins w:id="1108" w:author="Saifuddin Sarker" w:date="2024-06-08T22:43:00Z" w16du:dateUtc="2024-06-08T16:43:00Z">
        <w:r w:rsidR="00DA5D17">
          <w:rPr>
            <w:rFonts w:ascii="Times New Roman" w:hAnsi="Times New Roman" w:cs="Times New Roman"/>
            <w:szCs w:val="28"/>
            <w:highlight w:val="yellow"/>
          </w:rPr>
          <w:t>bring</w:t>
        </w:r>
      </w:ins>
      <w:ins w:id="1109" w:author="Saifuddin Sarker" w:date="2024-06-08T22:09:00Z" w16du:dateUtc="2024-06-08T16:09:00Z">
        <w:r w:rsidR="002223DA" w:rsidRPr="0007172F">
          <w:rPr>
            <w:rFonts w:ascii="Times New Roman" w:hAnsi="Times New Roman" w:cs="Times New Roman"/>
            <w:szCs w:val="28"/>
            <w:highlight w:val="yellow"/>
          </w:rPr>
          <w:t xml:space="preserve"> the expression levels to a more comparable scale. </w:t>
        </w:r>
      </w:ins>
      <w:ins w:id="1110" w:author="Joy Prokash Debnath" w:date="2024-06-09T01:25:00Z" w16du:dateUtc="2024-06-08T19:25:00Z">
        <w:r>
          <w:rPr>
            <w:rFonts w:ascii="Times New Roman" w:hAnsi="Times New Roman" w:cs="Times New Roman"/>
            <w:szCs w:val="28"/>
            <w:highlight w:val="yellow"/>
          </w:rPr>
          <w:t xml:space="preserve"> </w:t>
        </w:r>
        <w:r w:rsidRPr="00FE7D7C">
          <w:rPr>
            <w:rFonts w:ascii="Times New Roman" w:hAnsi="Times New Roman" w:cs="Times New Roman"/>
            <w:szCs w:val="28"/>
            <w:highlight w:val="cyan"/>
            <w:rPrChange w:id="1111" w:author="Joy Prokash Debnath" w:date="2024-06-09T01:25:00Z" w16du:dateUtc="2024-06-08T19:25:00Z">
              <w:rPr>
                <w:rFonts w:ascii="Times New Roman" w:hAnsi="Times New Roman" w:cs="Times New Roman"/>
                <w:szCs w:val="28"/>
                <w:highlight w:val="yellow"/>
              </w:rPr>
            </w:rPrChange>
          </w:rPr>
          <w:t>(Will go to supplementary)</w:t>
        </w:r>
      </w:ins>
    </w:p>
    <w:p w14:paraId="65453FC0" w14:textId="69BB468B" w:rsidR="002223DA" w:rsidRPr="00A61A2D" w:rsidRDefault="002223DA" w:rsidP="002223DA">
      <w:pPr>
        <w:spacing w:line="360" w:lineRule="auto"/>
        <w:jc w:val="both"/>
        <w:rPr>
          <w:ins w:id="1112" w:author="Saifuddin Sarker" w:date="2024-06-08T22:09:00Z" w16du:dateUtc="2024-06-08T16:09:00Z"/>
          <w:rFonts w:ascii="Times New Roman" w:hAnsi="Times New Roman" w:cs="Times New Roman"/>
          <w:szCs w:val="28"/>
        </w:rPr>
      </w:pPr>
      <w:ins w:id="1113" w:author="Saifuddin Sarker" w:date="2024-06-08T22:09:00Z" w16du:dateUtc="2024-06-08T16:09:00Z">
        <w:r w:rsidRPr="0007172F">
          <w:rPr>
            <w:rFonts w:ascii="Times New Roman" w:hAnsi="Times New Roman" w:cs="Times New Roman"/>
            <w:szCs w:val="28"/>
            <w:highlight w:val="yellow"/>
          </w:rPr>
          <w:t xml:space="preserve">On the other hand, PCA suggests that samples from the same treatment cluster together. In keratinocyte cell lines, samples infected by Clade IIb are distinctly positioned from those infected by Clade I and Clade IIa, indicating unique gene expression patterns. In colon organoids, PCA indicates that Clade I-infected samples exhibit significantly different gene expression profiles compared to other groups, while Clade IIb samples are closely aligned with the Mock-infected cluster, suggesting no significant differential expression in 2022 MPXV-infected samples. </w:t>
        </w:r>
      </w:ins>
    </w:p>
    <w:p w14:paraId="20B1408F" w14:textId="5E94852B" w:rsidR="002223DA" w:rsidRPr="00A61A2D" w:rsidDel="002223DA" w:rsidRDefault="002223DA" w:rsidP="0007172F">
      <w:pPr>
        <w:spacing w:line="360" w:lineRule="auto"/>
        <w:jc w:val="both"/>
        <w:rPr>
          <w:del w:id="1114" w:author="Saifuddin Sarker" w:date="2024-06-08T22:09:00Z" w16du:dateUtc="2024-06-08T16:09:00Z"/>
          <w:rFonts w:ascii="Times New Roman" w:hAnsi="Times New Roman" w:cs="Times New Roman"/>
          <w:szCs w:val="28"/>
        </w:rPr>
      </w:pPr>
    </w:p>
    <w:p w14:paraId="6BACC2A1" w14:textId="77777777" w:rsidR="0007172F" w:rsidRPr="00A61A2D" w:rsidRDefault="0007172F" w:rsidP="0007172F">
      <w:pPr>
        <w:spacing w:line="360" w:lineRule="auto"/>
        <w:jc w:val="both"/>
        <w:rPr>
          <w:rFonts w:ascii="Times New Roman" w:hAnsi="Times New Roman" w:cs="Times New Roman"/>
          <w:szCs w:val="28"/>
        </w:rPr>
      </w:pPr>
      <w:r w:rsidRPr="0007172F">
        <w:rPr>
          <w:rFonts w:ascii="Times New Roman" w:hAnsi="Times New Roman" w:cs="Times New Roman"/>
          <w:b/>
          <w:bCs/>
          <w:szCs w:val="28"/>
        </w:rPr>
        <w:t>Figure-3</w:t>
      </w:r>
      <w:r w:rsidRPr="00A61A2D">
        <w:rPr>
          <w:rFonts w:ascii="Times New Roman" w:hAnsi="Times New Roman" w:cs="Times New Roman"/>
          <w:szCs w:val="28"/>
        </w:rPr>
        <w:t xml:space="preserve"> Identification of DEGs from Each Contrast of the Datasets. (A-H) Histograms of specific contrast depict the distribution of adjusted p-values for each analysis, revealing a substantial number of significant genes in monocytes, fibroblasts, and keratinocyte cell lines. (I-P) The volcano plots illustrate upregulated and downregulated genes. The x-axis denotes the log2 fold change (LFC) in gene expression, with positive values indicating upregulation and negative values indicating downregulation. The Y-axis shows the negative log-transformed adjusted P-value. Red circles highlight upregulated genes, while blue circles indicate downregulated genes. The horizontal line marks the FDR threshold of 0.05, and the vertical lines delineate the LFC thresholds </w:t>
      </w:r>
      <w:r w:rsidRPr="00A61A2D">
        <w:rPr>
          <w:rFonts w:ascii="Times New Roman" w:hAnsi="Times New Roman" w:cs="Times New Roman"/>
          <w:szCs w:val="28"/>
        </w:rPr>
        <w:lastRenderedPageBreak/>
        <w:t>of -1 and +1. (Q-T) The figures present the number of DEGs for each contrast and the shared DEGs, offering a comprehensive overview of gene expression changes across different conditions.</w:t>
      </w:r>
    </w:p>
    <w:p w14:paraId="091FDAF1" w14:textId="77777777" w:rsidR="006A1929" w:rsidRPr="00A61A2D" w:rsidRDefault="006A1929" w:rsidP="006A1929">
      <w:pPr>
        <w:spacing w:line="360" w:lineRule="auto"/>
        <w:jc w:val="both"/>
        <w:rPr>
          <w:rFonts w:ascii="Times New Roman" w:hAnsi="Times New Roman" w:cs="Times New Roman"/>
          <w:szCs w:val="28"/>
        </w:rPr>
      </w:pPr>
      <w:r w:rsidRPr="00E0595A">
        <w:rPr>
          <w:rFonts w:ascii="Times New Roman" w:hAnsi="Times New Roman" w:cs="Times New Roman"/>
          <w:b/>
          <w:bCs/>
          <w:szCs w:val="28"/>
        </w:rPr>
        <w:t>Figure 4:</w:t>
      </w:r>
      <w:r w:rsidRPr="00A61A2D">
        <w:rPr>
          <w:rFonts w:ascii="Times New Roman" w:hAnsi="Times New Roman" w:cs="Times New Roman"/>
          <w:szCs w:val="28"/>
        </w:rPr>
        <w:t xml:space="preserve"> (A-B) Venn diagrams illustrate the common differentially expressed genes (DEGs) across various clades and cell lines. (C) The heatmap displays log fold change (LFC) values, highlighting upregulated and downregulated genes across all clade infections. (D) This heatmap delineates the DEGs uniquely expressed in Clade I, Clade IIa, and Zaire-infected samples. (E-F) Two heatmaps depict the expression profiles of DEGs exclusive to infections by all clades.</w:t>
      </w:r>
    </w:p>
    <w:p w14:paraId="570CE316" w14:textId="7CFAD3A5" w:rsidR="006A1929" w:rsidRPr="00EA100F" w:rsidRDefault="000B3D0C" w:rsidP="006A1929">
      <w:pPr>
        <w:spacing w:line="360" w:lineRule="auto"/>
        <w:jc w:val="both"/>
        <w:rPr>
          <w:rFonts w:ascii="Times New Roman" w:hAnsi="Times New Roman" w:cs="Times New Roman"/>
          <w:szCs w:val="28"/>
        </w:rPr>
      </w:pPr>
      <w:r w:rsidRPr="000B3D0C">
        <w:rPr>
          <w:rFonts w:ascii="Times New Roman" w:hAnsi="Times New Roman" w:cs="Times New Roman"/>
          <w:b/>
          <w:bCs/>
          <w:szCs w:val="28"/>
        </w:rPr>
        <w:t>Figure 5</w:t>
      </w:r>
      <w:r w:rsidRPr="00A61A2D">
        <w:rPr>
          <w:rFonts w:ascii="Times New Roman" w:hAnsi="Times New Roman" w:cs="Times New Roman"/>
          <w:szCs w:val="28"/>
        </w:rPr>
        <w:t xml:space="preserve"> GO and KEGG uncover the attributes of the genes and their relationships among metabolic processes. (A) The X-axis represents the Z-Score while -log (adj p-value) is allocated to the Y-axis. The area of the bubbles is significantly proportional to the number of DEGs associated with the given GO terms. (B) Pathway enrichment analysis of exclusively expressed upregulated and downregulated genes. The circles represent the pathway while the lines indicate the connection among the given pathways.</w:t>
      </w:r>
    </w:p>
    <w:p w14:paraId="711586D6" w14:textId="05743B20" w:rsidR="006A1929" w:rsidDel="00A761AF" w:rsidRDefault="006A1929" w:rsidP="00A61A2D">
      <w:pPr>
        <w:spacing w:line="360" w:lineRule="auto"/>
        <w:jc w:val="both"/>
        <w:rPr>
          <w:del w:id="1115" w:author="Joy Prokash Debnath" w:date="2024-06-13T10:21:00Z" w16du:dateUtc="2024-06-13T04:21:00Z"/>
          <w:rFonts w:ascii="Times New Roman" w:hAnsi="Times New Roman" w:cs="Times New Roman"/>
          <w:b/>
          <w:bCs/>
          <w:sz w:val="28"/>
          <w:szCs w:val="32"/>
        </w:rPr>
      </w:pPr>
      <w:r w:rsidRPr="00E0595A">
        <w:rPr>
          <w:rFonts w:ascii="Times New Roman" w:hAnsi="Times New Roman" w:cs="Times New Roman"/>
          <w:b/>
          <w:bCs/>
          <w:szCs w:val="28"/>
        </w:rPr>
        <w:t>Figure 6</w:t>
      </w:r>
      <w:r w:rsidRPr="00A61A2D">
        <w:rPr>
          <w:rFonts w:ascii="Times New Roman" w:hAnsi="Times New Roman" w:cs="Times New Roman"/>
          <w:szCs w:val="28"/>
        </w:rPr>
        <w:t xml:space="preserve"> (A) The functional and physical correlations among the exclusively expressed upregulated and downregulated genes were assessed individually where the minimum threshold for the interaction score was 0.4. The nodes represent the number of proteins and edges represent the interaction between gene products. (B) The closely interconnected regions known as clusters of proteins were interpreted. (A-B) The red and blue nodes indicate upregulated genes and downregulated genes respectively and the straight lines represent edges. (C) Gene regulatory networks where each contains top 10 hub genes identified from </w:t>
      </w:r>
      <w:proofErr w:type="gramStart"/>
      <w:r w:rsidRPr="00A61A2D">
        <w:rPr>
          <w:rFonts w:ascii="Times New Roman" w:hAnsi="Times New Roman" w:cs="Times New Roman"/>
          <w:szCs w:val="28"/>
        </w:rPr>
        <w:t>the both</w:t>
      </w:r>
      <w:proofErr w:type="gramEnd"/>
      <w:r w:rsidRPr="00A61A2D">
        <w:rPr>
          <w:rFonts w:ascii="Times New Roman" w:hAnsi="Times New Roman" w:cs="Times New Roman"/>
          <w:szCs w:val="28"/>
        </w:rPr>
        <w:t xml:space="preserve"> PPI networks. </w:t>
      </w:r>
    </w:p>
    <w:p w14:paraId="166360CB" w14:textId="77777777" w:rsidR="00A761AF" w:rsidRPr="00A61A2D" w:rsidRDefault="00A761AF" w:rsidP="006A1929">
      <w:pPr>
        <w:spacing w:line="360" w:lineRule="auto"/>
        <w:jc w:val="both"/>
        <w:rPr>
          <w:ins w:id="1116" w:author="Joy Prokash Debnath" w:date="2024-06-13T10:21:00Z" w16du:dateUtc="2024-06-13T04:21:00Z"/>
          <w:rFonts w:ascii="Times New Roman" w:hAnsi="Times New Roman" w:cs="Times New Roman"/>
          <w:szCs w:val="28"/>
        </w:rPr>
      </w:pPr>
    </w:p>
    <w:p w14:paraId="55C09920" w14:textId="77777777" w:rsidR="0016351D" w:rsidDel="00A761AF" w:rsidRDefault="0016351D" w:rsidP="00A61A2D">
      <w:pPr>
        <w:spacing w:line="360" w:lineRule="auto"/>
        <w:jc w:val="both"/>
        <w:rPr>
          <w:del w:id="1117" w:author="Joy Prokash Debnath" w:date="2024-06-13T10:21:00Z" w16du:dateUtc="2024-06-13T04:21:00Z"/>
          <w:rFonts w:ascii="Times New Roman" w:hAnsi="Times New Roman" w:cs="Times New Roman"/>
          <w:szCs w:val="28"/>
        </w:rPr>
      </w:pPr>
    </w:p>
    <w:p w14:paraId="599FFFA9" w14:textId="369BE02B" w:rsidR="000B3D0C" w:rsidRPr="003C1C68" w:rsidDel="00A761AF" w:rsidRDefault="000B3D0C" w:rsidP="000B3D0C">
      <w:pPr>
        <w:spacing w:line="360" w:lineRule="auto"/>
        <w:jc w:val="both"/>
        <w:rPr>
          <w:del w:id="1118" w:author="Joy Prokash Debnath" w:date="2024-06-13T10:21:00Z" w16du:dateUtc="2024-06-13T04:21:00Z"/>
          <w:rFonts w:ascii="Times New Roman" w:hAnsi="Times New Roman" w:cs="Times New Roman"/>
          <w:b/>
          <w:bCs/>
          <w:sz w:val="28"/>
          <w:szCs w:val="32"/>
        </w:rPr>
      </w:pPr>
      <w:del w:id="1119" w:author="Joy Prokash Debnath" w:date="2024-06-13T10:21:00Z" w16du:dateUtc="2024-06-13T04:21:00Z">
        <w:r w:rsidRPr="000B3D0C" w:rsidDel="00A761AF">
          <w:rPr>
            <w:rFonts w:ascii="Times New Roman" w:hAnsi="Times New Roman" w:cs="Times New Roman"/>
            <w:b/>
            <w:bCs/>
            <w:sz w:val="28"/>
            <w:szCs w:val="32"/>
          </w:rPr>
          <w:delText>Tables</w:delText>
        </w:r>
      </w:del>
    </w:p>
    <w:p w14:paraId="6A1FEDFA" w14:textId="25434A94" w:rsidR="000B3D0C" w:rsidRPr="003C1C68" w:rsidDel="00A761AF" w:rsidRDefault="000B3D0C" w:rsidP="000B3D0C">
      <w:pPr>
        <w:spacing w:line="360" w:lineRule="auto"/>
        <w:jc w:val="both"/>
        <w:rPr>
          <w:del w:id="1120" w:author="Joy Prokash Debnath" w:date="2024-06-13T10:21:00Z" w16du:dateUtc="2024-06-13T04:21:00Z"/>
          <w:rFonts w:ascii="Times New Roman" w:hAnsi="Times New Roman" w:cs="Times New Roman"/>
          <w:szCs w:val="28"/>
        </w:rPr>
      </w:pPr>
      <w:del w:id="1121" w:author="Joy Prokash Debnath" w:date="2024-06-13T10:21:00Z" w16du:dateUtc="2024-06-13T04:21:00Z">
        <w:r w:rsidRPr="00D1424C" w:rsidDel="00A761AF">
          <w:rPr>
            <w:rFonts w:ascii="Times New Roman" w:hAnsi="Times New Roman" w:cs="Times New Roman"/>
            <w:b/>
            <w:bCs/>
            <w:szCs w:val="28"/>
          </w:rPr>
          <w:delText>Table 1</w:delText>
        </w:r>
        <w:r w:rsidRPr="003C1C68" w:rsidDel="00A761AF">
          <w:rPr>
            <w:rFonts w:ascii="Times New Roman" w:hAnsi="Times New Roman" w:cs="Times New Roman"/>
            <w:szCs w:val="28"/>
          </w:rPr>
          <w:delText>. Construction of datasets with corresponding cell line, sample number and clade type.</w:delText>
        </w:r>
      </w:del>
    </w:p>
    <w:p w14:paraId="45CA48D9" w14:textId="77777777" w:rsidR="000B3D0C" w:rsidRDefault="000B3D0C" w:rsidP="00A61A2D">
      <w:pPr>
        <w:spacing w:line="360" w:lineRule="auto"/>
        <w:jc w:val="both"/>
        <w:rPr>
          <w:rFonts w:ascii="Times New Roman" w:hAnsi="Times New Roman" w:cs="Times New Roman"/>
          <w:szCs w:val="28"/>
        </w:rPr>
      </w:pPr>
    </w:p>
    <w:p w14:paraId="448583C7" w14:textId="01AEE393" w:rsidR="00037BCE" w:rsidRDefault="00F970AE" w:rsidP="00A61A2D">
      <w:pPr>
        <w:spacing w:line="360" w:lineRule="auto"/>
        <w:jc w:val="both"/>
        <w:rPr>
          <w:rFonts w:ascii="Times New Roman" w:hAnsi="Times New Roman" w:cs="Times New Roman"/>
          <w:szCs w:val="28"/>
        </w:rPr>
      </w:pPr>
      <w:r w:rsidRPr="00D97D6D">
        <w:rPr>
          <w:rFonts w:ascii="Times New Roman" w:hAnsi="Times New Roman" w:cs="Times New Roman"/>
          <w:szCs w:val="28"/>
          <w:highlight w:val="yellow"/>
        </w:rPr>
        <w:t>Points to be a</w:t>
      </w:r>
      <w:ins w:id="1122" w:author="Saifuddin Sarker" w:date="2024-06-09T13:02:00Z" w16du:dateUtc="2024-06-09T07:02:00Z">
        <w:r w:rsidR="00652B51">
          <w:rPr>
            <w:rFonts w:ascii="Times New Roman" w:hAnsi="Times New Roman" w:cs="Times New Roman"/>
            <w:szCs w:val="28"/>
            <w:highlight w:val="yellow"/>
          </w:rPr>
          <w:t>sked</w:t>
        </w:r>
      </w:ins>
      <w:del w:id="1123" w:author="Saifuddin Sarker" w:date="2024-06-09T13:02:00Z" w16du:dateUtc="2024-06-09T07:02:00Z">
        <w:r w:rsidRPr="00D97D6D" w:rsidDel="00652B51">
          <w:rPr>
            <w:rFonts w:ascii="Times New Roman" w:hAnsi="Times New Roman" w:cs="Times New Roman"/>
            <w:szCs w:val="28"/>
            <w:highlight w:val="yellow"/>
          </w:rPr>
          <w:delText>dded</w:delText>
        </w:r>
      </w:del>
      <w:r w:rsidRPr="00D97D6D">
        <w:rPr>
          <w:rFonts w:ascii="Times New Roman" w:hAnsi="Times New Roman" w:cs="Times New Roman"/>
          <w:szCs w:val="28"/>
          <w:highlight w:val="yellow"/>
        </w:rPr>
        <w:t xml:space="preserve"> </w:t>
      </w:r>
      <w:ins w:id="1124" w:author="Saifuddin Sarker" w:date="2024-06-09T13:02:00Z" w16du:dateUtc="2024-06-09T07:02:00Z">
        <w:r w:rsidR="00652B51">
          <w:rPr>
            <w:rFonts w:ascii="Times New Roman" w:hAnsi="Times New Roman" w:cs="Times New Roman"/>
            <w:szCs w:val="28"/>
            <w:highlight w:val="yellow"/>
          </w:rPr>
          <w:t>by reviewers</w:t>
        </w:r>
      </w:ins>
      <w:del w:id="1125" w:author="Saifuddin Sarker" w:date="2024-06-09T13:02:00Z" w16du:dateUtc="2024-06-09T07:02:00Z">
        <w:r w:rsidRPr="00D97D6D" w:rsidDel="00652B51">
          <w:rPr>
            <w:rFonts w:ascii="Times New Roman" w:hAnsi="Times New Roman" w:cs="Times New Roman"/>
            <w:szCs w:val="28"/>
            <w:highlight w:val="yellow"/>
          </w:rPr>
          <w:delText>to the discussion</w:delText>
        </w:r>
      </w:del>
      <w:r>
        <w:rPr>
          <w:rFonts w:ascii="Times New Roman" w:hAnsi="Times New Roman" w:cs="Times New Roman"/>
          <w:szCs w:val="28"/>
        </w:rPr>
        <w:t xml:space="preserve"> </w:t>
      </w:r>
    </w:p>
    <w:p w14:paraId="74800B06" w14:textId="10C70AAC" w:rsidR="00F970AE" w:rsidRDefault="00001A23" w:rsidP="00A61A2D">
      <w:pPr>
        <w:spacing w:line="360" w:lineRule="auto"/>
        <w:jc w:val="both"/>
        <w:rPr>
          <w:rFonts w:ascii="Times New Roman" w:hAnsi="Times New Roman" w:cs="Times New Roman"/>
          <w:szCs w:val="28"/>
        </w:rPr>
      </w:pPr>
      <w:r>
        <w:rPr>
          <w:rFonts w:ascii="Times New Roman" w:hAnsi="Times New Roman" w:cs="Times New Roman"/>
          <w:szCs w:val="28"/>
        </w:rPr>
        <w:t>Key genes/proteins required for 2022 MPXV entry?</w:t>
      </w:r>
      <w:ins w:id="1126" w:author="MD. SAYEAM KHANDAKER" w:date="2024-06-13T01:27:00Z" w16du:dateUtc="2024-06-12T19:27:00Z">
        <w:r w:rsidR="00517A64">
          <w:rPr>
            <w:rFonts w:ascii="Times New Roman" w:hAnsi="Times New Roman" w:cs="Times New Roman"/>
            <w:szCs w:val="28"/>
          </w:rPr>
          <w:t xml:space="preserve"> (</w:t>
        </w:r>
        <w:r w:rsidR="00517A64">
          <w:rPr>
            <w:rFonts w:ascii="Cambria" w:hAnsi="Cambria"/>
            <w:color w:val="333333"/>
            <w:shd w:val="clear" w:color="auto" w:fill="FFFCF0"/>
          </w:rPr>
          <w:t>glycosaminoglycans</w:t>
        </w:r>
        <w:r w:rsidR="00517A64">
          <w:rPr>
            <w:rFonts w:ascii="Times New Roman" w:hAnsi="Times New Roman" w:cs="Times New Roman"/>
            <w:szCs w:val="28"/>
          </w:rPr>
          <w:t>)</w:t>
        </w:r>
      </w:ins>
    </w:p>
    <w:p w14:paraId="3C25837D" w14:textId="13300AAD" w:rsidR="00857476" w:rsidRDefault="00882EAA" w:rsidP="1035310D">
      <w:pPr>
        <w:spacing w:line="360" w:lineRule="auto"/>
        <w:jc w:val="both"/>
        <w:rPr>
          <w:ins w:id="1127" w:author="Saifuddin Sarker" w:date="2024-06-09T12:58:00Z" w16du:dateUtc="2024-06-09T06:58:00Z"/>
          <w:rFonts w:ascii="Times New Roman" w:hAnsi="Times New Roman" w:cs="Times New Roman"/>
        </w:rPr>
      </w:pPr>
      <w:ins w:id="1128" w:author="Saifuddin Sarker" w:date="2024-06-09T12:13:00Z" w16du:dateUtc="2024-06-09T06:13:00Z">
        <w:r w:rsidRPr="00882EAA">
          <w:rPr>
            <w:rFonts w:ascii="Times New Roman" w:hAnsi="Times New Roman" w:cs="Times New Roman"/>
          </w:rPr>
          <w:t>highlighting limitations and strengths of the study</w:t>
        </w:r>
      </w:ins>
      <w:ins w:id="1129" w:author="MD. SAYEAM KHANDAKER" w:date="2024-06-13T02:20:00Z" w16du:dateUtc="2024-06-12T20:20:00Z">
        <w:r w:rsidR="00DB1CE1">
          <w:rPr>
            <w:rFonts w:ascii="Times New Roman" w:hAnsi="Times New Roman" w:cs="Times New Roman"/>
          </w:rPr>
          <w:t xml:space="preserve"> (Wet Lab Validation, </w:t>
        </w:r>
      </w:ins>
      <w:ins w:id="1130" w:author="MD. SAYEAM KHANDAKER" w:date="2024-06-13T02:21:00Z" w16du:dateUtc="2024-06-12T20:21:00Z">
        <w:r w:rsidR="00DB1CE1">
          <w:rPr>
            <w:rFonts w:ascii="Times New Roman" w:hAnsi="Times New Roman" w:cs="Times New Roman"/>
          </w:rPr>
          <w:t>Low number of data</w:t>
        </w:r>
      </w:ins>
      <w:ins w:id="1131" w:author="MD. SAYEAM KHANDAKER" w:date="2024-06-13T02:20:00Z" w16du:dateUtc="2024-06-12T20:20:00Z">
        <w:r w:rsidR="00DB1CE1">
          <w:rPr>
            <w:rFonts w:ascii="Times New Roman" w:hAnsi="Times New Roman" w:cs="Times New Roman"/>
          </w:rPr>
          <w:t>)</w:t>
        </w:r>
      </w:ins>
    </w:p>
    <w:p w14:paraId="124F95BC" w14:textId="7373D8B8" w:rsidR="00E043C3" w:rsidRDefault="00E043C3" w:rsidP="1035310D">
      <w:pPr>
        <w:spacing w:line="360" w:lineRule="auto"/>
        <w:jc w:val="both"/>
        <w:rPr>
          <w:ins w:id="1132" w:author="Saifuddin Sarker" w:date="2024-06-09T12:58:00Z" w16du:dateUtc="2024-06-09T06:58:00Z"/>
          <w:rFonts w:ascii="Times New Roman" w:hAnsi="Times New Roman" w:cs="Times New Roman"/>
        </w:rPr>
      </w:pPr>
      <w:ins w:id="1133" w:author="Saifuddin Sarker" w:date="2024-06-09T12:58:00Z" w16du:dateUtc="2024-06-09T06:58:00Z">
        <w:r>
          <w:rPr>
            <w:rFonts w:ascii="Times New Roman" w:hAnsi="Times New Roman" w:cs="Times New Roman"/>
          </w:rPr>
          <w:t xml:space="preserve">is there any typo? </w:t>
        </w:r>
        <w:r w:rsidRPr="00E043C3">
          <w:rPr>
            <w:rFonts w:ascii="Times New Roman" w:hAnsi="Times New Roman" w:cs="Times New Roman"/>
          </w:rPr>
          <w:t xml:space="preserve">inconsistently using sometimes kcal/mol </w:t>
        </w:r>
        <w:r>
          <w:rPr>
            <w:rFonts w:ascii="Times New Roman" w:hAnsi="Times New Roman" w:cs="Times New Roman"/>
          </w:rPr>
          <w:t xml:space="preserve">and </w:t>
        </w:r>
        <w:r w:rsidRPr="00E043C3">
          <w:rPr>
            <w:rFonts w:ascii="Times New Roman" w:hAnsi="Times New Roman" w:cs="Times New Roman"/>
          </w:rPr>
          <w:t>sometimes kJ/mol</w:t>
        </w:r>
      </w:ins>
    </w:p>
    <w:p w14:paraId="0073454E" w14:textId="01E9798C" w:rsidR="00E043C3" w:rsidRDefault="00E043C3" w:rsidP="1035310D">
      <w:pPr>
        <w:spacing w:line="360" w:lineRule="auto"/>
        <w:jc w:val="both"/>
        <w:rPr>
          <w:ins w:id="1134" w:author="Saifuddin Sarker" w:date="2024-06-09T12:59:00Z" w16du:dateUtc="2024-06-09T06:59:00Z"/>
          <w:rFonts w:ascii="Times New Roman" w:hAnsi="Times New Roman" w:cs="Times New Roman"/>
        </w:rPr>
      </w:pPr>
      <w:ins w:id="1135" w:author="Saifuddin Sarker" w:date="2024-06-09T12:58:00Z" w16du:dateUtc="2024-06-09T06:58:00Z">
        <w:r w:rsidRPr="00E043C3">
          <w:rPr>
            <w:rFonts w:ascii="Times New Roman" w:hAnsi="Times New Roman" w:cs="Times New Roman"/>
          </w:rPr>
          <w:t xml:space="preserve">is </w:t>
        </w:r>
        <w:r>
          <w:rPr>
            <w:rFonts w:ascii="Times New Roman" w:hAnsi="Times New Roman" w:cs="Times New Roman"/>
          </w:rPr>
          <w:t xml:space="preserve">it </w:t>
        </w:r>
        <w:r w:rsidRPr="00E043C3">
          <w:rPr>
            <w:rFonts w:ascii="Times New Roman" w:hAnsi="Times New Roman" w:cs="Times New Roman"/>
          </w:rPr>
          <w:t xml:space="preserve">confusing in its </w:t>
        </w:r>
        <w:r>
          <w:rPr>
            <w:rFonts w:ascii="Times New Roman" w:hAnsi="Times New Roman" w:cs="Times New Roman"/>
          </w:rPr>
          <w:t>exposition</w:t>
        </w:r>
        <w:r w:rsidRPr="00E043C3">
          <w:rPr>
            <w:rFonts w:ascii="Times New Roman" w:hAnsi="Times New Roman" w:cs="Times New Roman"/>
          </w:rPr>
          <w:t xml:space="preserve"> of the methodologies employed in the work</w:t>
        </w:r>
      </w:ins>
      <w:ins w:id="1136" w:author="Saifuddin Sarker" w:date="2024-06-09T13:02:00Z" w16du:dateUtc="2024-06-09T07:02:00Z">
        <w:r w:rsidR="00281B84">
          <w:rPr>
            <w:rFonts w:ascii="Times New Roman" w:hAnsi="Times New Roman" w:cs="Times New Roman"/>
          </w:rPr>
          <w:t>?</w:t>
        </w:r>
      </w:ins>
    </w:p>
    <w:p w14:paraId="07BE325A" w14:textId="68CD231D" w:rsidR="00B24E27" w:rsidRDefault="00B24E27" w:rsidP="1035310D">
      <w:pPr>
        <w:spacing w:line="360" w:lineRule="auto"/>
        <w:jc w:val="both"/>
        <w:rPr>
          <w:ins w:id="1137" w:author="Saifuddin Sarker" w:date="2024-06-09T13:00:00Z" w16du:dateUtc="2024-06-09T07:00:00Z"/>
          <w:rFonts w:ascii="Times New Roman" w:hAnsi="Times New Roman" w:cs="Times New Roman"/>
        </w:rPr>
      </w:pPr>
      <w:ins w:id="1138" w:author="Saifuddin Sarker" w:date="2024-06-09T12:59:00Z" w16du:dateUtc="2024-06-09T06:59:00Z">
        <w:r w:rsidRPr="00B24E27">
          <w:rPr>
            <w:rFonts w:ascii="Times New Roman" w:hAnsi="Times New Roman" w:cs="Times New Roman"/>
          </w:rPr>
          <w:t>Is</w:t>
        </w:r>
        <w:r>
          <w:rPr>
            <w:rFonts w:ascii="Times New Roman" w:hAnsi="Times New Roman" w:cs="Times New Roman"/>
          </w:rPr>
          <w:t xml:space="preserve"> it</w:t>
        </w:r>
        <w:r w:rsidRPr="00B24E27">
          <w:rPr>
            <w:rFonts w:ascii="Times New Roman" w:hAnsi="Times New Roman" w:cs="Times New Roman"/>
          </w:rPr>
          <w:t xml:space="preserve"> clear </w:t>
        </w:r>
        <w:r>
          <w:rPr>
            <w:rFonts w:ascii="Times New Roman" w:hAnsi="Times New Roman" w:cs="Times New Roman"/>
          </w:rPr>
          <w:t>why specific too</w:t>
        </w:r>
      </w:ins>
      <w:ins w:id="1139" w:author="Saifuddin Sarker" w:date="2024-06-09T13:00:00Z" w16du:dateUtc="2024-06-09T07:00:00Z">
        <w:r>
          <w:rPr>
            <w:rFonts w:ascii="Times New Roman" w:hAnsi="Times New Roman" w:cs="Times New Roman"/>
          </w:rPr>
          <w:t>ls were</w:t>
        </w:r>
      </w:ins>
      <w:ins w:id="1140" w:author="Saifuddin Sarker" w:date="2024-06-09T12:59:00Z" w16du:dateUtc="2024-06-09T06:59:00Z">
        <w:r>
          <w:rPr>
            <w:rFonts w:ascii="Times New Roman" w:hAnsi="Times New Roman" w:cs="Times New Roman"/>
          </w:rPr>
          <w:t xml:space="preserve"> carried out</w:t>
        </w:r>
      </w:ins>
      <w:ins w:id="1141" w:author="Saifuddin Sarker" w:date="2024-06-09T13:00:00Z" w16du:dateUtc="2024-06-09T07:00:00Z">
        <w:r>
          <w:rPr>
            <w:rFonts w:ascii="Times New Roman" w:hAnsi="Times New Roman" w:cs="Times New Roman"/>
          </w:rPr>
          <w:t>?</w:t>
        </w:r>
      </w:ins>
    </w:p>
    <w:p w14:paraId="40E36C5A" w14:textId="5111F64C" w:rsidR="00B24E27" w:rsidRDefault="00B24E27" w:rsidP="1035310D">
      <w:pPr>
        <w:spacing w:line="360" w:lineRule="auto"/>
        <w:jc w:val="both"/>
        <w:rPr>
          <w:ins w:id="1142" w:author="Saifuddin Sarker" w:date="2024-06-09T13:01:00Z" w16du:dateUtc="2024-06-09T07:01:00Z"/>
          <w:rFonts w:ascii="Times New Roman" w:hAnsi="Times New Roman" w:cs="Times New Roman"/>
        </w:rPr>
      </w:pPr>
      <w:ins w:id="1143" w:author="Saifuddin Sarker" w:date="2024-06-09T13:00:00Z" w16du:dateUtc="2024-06-09T07:00:00Z">
        <w:r>
          <w:rPr>
            <w:rFonts w:ascii="Times New Roman" w:hAnsi="Times New Roman" w:cs="Times New Roman"/>
          </w:rPr>
          <w:lastRenderedPageBreak/>
          <w:t xml:space="preserve">Is it cited </w:t>
        </w:r>
      </w:ins>
      <w:ins w:id="1144" w:author="Saifuddin Sarker" w:date="2024-06-09T13:04:00Z" w16du:dateUtc="2024-06-09T07:04:00Z">
        <w:r w:rsidR="00EB24F4">
          <w:rPr>
            <w:rFonts w:ascii="Times New Roman" w:hAnsi="Times New Roman" w:cs="Times New Roman"/>
          </w:rPr>
          <w:t xml:space="preserve">in </w:t>
        </w:r>
      </w:ins>
      <w:ins w:id="1145" w:author="Saifuddin Sarker" w:date="2024-06-09T13:00:00Z" w16du:dateUtc="2024-06-09T07:00:00Z">
        <w:r>
          <w:rPr>
            <w:rFonts w:ascii="Times New Roman" w:hAnsi="Times New Roman" w:cs="Times New Roman"/>
          </w:rPr>
          <w:t xml:space="preserve">every previous study mentioned in this </w:t>
        </w:r>
      </w:ins>
      <w:ins w:id="1146" w:author="Saifuddin Sarker" w:date="2024-06-09T13:01:00Z" w16du:dateUtc="2024-06-09T07:01:00Z">
        <w:r>
          <w:rPr>
            <w:rFonts w:ascii="Times New Roman" w:hAnsi="Times New Roman" w:cs="Times New Roman"/>
          </w:rPr>
          <w:t>work?</w:t>
        </w:r>
      </w:ins>
    </w:p>
    <w:p w14:paraId="3A09C678" w14:textId="77777777" w:rsidR="00B24E27" w:rsidRPr="00B24E27" w:rsidRDefault="00B24E27" w:rsidP="00B24E27">
      <w:pPr>
        <w:spacing w:line="360" w:lineRule="auto"/>
        <w:jc w:val="both"/>
        <w:rPr>
          <w:ins w:id="1147" w:author="Saifuddin Sarker" w:date="2024-06-09T13:01:00Z" w16du:dateUtc="2024-06-09T07:01:00Z"/>
          <w:rFonts w:ascii="Times New Roman" w:hAnsi="Times New Roman" w:cs="Times New Roman"/>
        </w:rPr>
      </w:pPr>
      <w:ins w:id="1148" w:author="Saifuddin Sarker" w:date="2024-06-09T13:01:00Z" w16du:dateUtc="2024-06-09T07:01:00Z">
        <w:r w:rsidRPr="00B24E27">
          <w:rPr>
            <w:rFonts w:ascii="Times New Roman" w:hAnsi="Times New Roman" w:cs="Times New Roman"/>
          </w:rPr>
          <w:t>Is the quality of the figures and tables satisfactory?</w:t>
        </w:r>
      </w:ins>
    </w:p>
    <w:p w14:paraId="0D16BBFF" w14:textId="7F39831C" w:rsidR="00B24E27" w:rsidRPr="00B24E27" w:rsidRDefault="00B24E27" w:rsidP="00B24E27">
      <w:pPr>
        <w:spacing w:line="360" w:lineRule="auto"/>
        <w:jc w:val="both"/>
        <w:rPr>
          <w:ins w:id="1149" w:author="Saifuddin Sarker" w:date="2024-06-09T13:01:00Z" w16du:dateUtc="2024-06-09T07:01:00Z"/>
          <w:rFonts w:ascii="Times New Roman" w:hAnsi="Times New Roman" w:cs="Times New Roman"/>
        </w:rPr>
      </w:pPr>
      <w:ins w:id="1150" w:author="Saifuddin Sarker" w:date="2024-06-09T13:01:00Z" w16du:dateUtc="2024-06-09T07:01:00Z">
        <w:r w:rsidRPr="00B24E27">
          <w:rPr>
            <w:rFonts w:ascii="Times New Roman" w:hAnsi="Times New Roman" w:cs="Times New Roman"/>
          </w:rPr>
          <w:t>Does the reference list cover the relevant literature adequately and in an unbiased manner?</w:t>
        </w:r>
      </w:ins>
    </w:p>
    <w:p w14:paraId="223C1C4B" w14:textId="549409C4" w:rsidR="00B24E27" w:rsidRPr="00B24E27" w:rsidRDefault="00B24E27" w:rsidP="00B24E27">
      <w:pPr>
        <w:spacing w:line="360" w:lineRule="auto"/>
        <w:jc w:val="both"/>
        <w:rPr>
          <w:ins w:id="1151" w:author="Saifuddin Sarker" w:date="2024-06-09T13:01:00Z" w16du:dateUtc="2024-06-09T07:01:00Z"/>
          <w:rFonts w:ascii="Times New Roman" w:hAnsi="Times New Roman" w:cs="Times New Roman"/>
        </w:rPr>
      </w:pPr>
      <w:ins w:id="1152" w:author="Saifuddin Sarker" w:date="2024-06-09T13:01:00Z" w16du:dateUtc="2024-06-09T07:01:00Z">
        <w:r w:rsidRPr="00B24E27">
          <w:rPr>
            <w:rFonts w:ascii="Times New Roman" w:hAnsi="Times New Roman" w:cs="Times New Roman"/>
          </w:rPr>
          <w:t>Are the statistical methods valid and correctly applied? (e.g. sample size, choice of test)</w:t>
        </w:r>
      </w:ins>
    </w:p>
    <w:p w14:paraId="2641B7EA" w14:textId="5DDDE6FA" w:rsidR="00B24E27" w:rsidRPr="00B24E27" w:rsidRDefault="00B24E27" w:rsidP="00B24E27">
      <w:pPr>
        <w:spacing w:line="360" w:lineRule="auto"/>
        <w:jc w:val="both"/>
        <w:rPr>
          <w:ins w:id="1153" w:author="Saifuddin Sarker" w:date="2024-06-09T13:01:00Z" w16du:dateUtc="2024-06-09T07:01:00Z"/>
          <w:rFonts w:ascii="Times New Roman" w:hAnsi="Times New Roman" w:cs="Times New Roman"/>
        </w:rPr>
      </w:pPr>
      <w:ins w:id="1154" w:author="Saifuddin Sarker" w:date="2024-06-09T13:01:00Z" w16du:dateUtc="2024-06-09T07:01:00Z">
        <w:r w:rsidRPr="00B24E27">
          <w:rPr>
            <w:rFonts w:ascii="Times New Roman" w:hAnsi="Times New Roman" w:cs="Times New Roman"/>
          </w:rPr>
          <w:t>Is a statistician required to evaluate this study?</w:t>
        </w:r>
      </w:ins>
    </w:p>
    <w:p w14:paraId="5C2448E2" w14:textId="2B2DC574" w:rsidR="00B24E27" w:rsidRDefault="00B24E27" w:rsidP="00B24E27">
      <w:pPr>
        <w:spacing w:line="360" w:lineRule="auto"/>
        <w:jc w:val="both"/>
        <w:rPr>
          <w:ins w:id="1155" w:author="Saifuddin Sarker" w:date="2024-06-10T10:31:00Z" w16du:dateUtc="2024-06-10T04:31:00Z"/>
          <w:rFonts w:ascii="Times New Roman" w:hAnsi="Times New Roman" w:cs="Times New Roman"/>
        </w:rPr>
      </w:pPr>
      <w:ins w:id="1156" w:author="Saifuddin Sarker" w:date="2024-06-09T13:01:00Z" w16du:dateUtc="2024-06-09T07:01:00Z">
        <w:r w:rsidRPr="00B24E27">
          <w:rPr>
            <w:rFonts w:ascii="Times New Roman" w:hAnsi="Times New Roman" w:cs="Times New Roman"/>
          </w:rPr>
          <w:t>Are the methods sufficiently documented to allow replication studies?</w:t>
        </w:r>
      </w:ins>
    </w:p>
    <w:p w14:paraId="1A060590" w14:textId="77777777" w:rsidR="00D563DC" w:rsidRDefault="00D563DC" w:rsidP="00B24E27">
      <w:pPr>
        <w:spacing w:line="360" w:lineRule="auto"/>
        <w:jc w:val="both"/>
        <w:rPr>
          <w:ins w:id="1157" w:author="Saifuddin Sarker" w:date="2024-06-10T10:31:00Z" w16du:dateUtc="2024-06-10T04:31:00Z"/>
          <w:rFonts w:ascii="Times New Roman" w:hAnsi="Times New Roman" w:cs="Times New Roman"/>
        </w:rPr>
      </w:pPr>
    </w:p>
    <w:p w14:paraId="06CE01A2" w14:textId="77777777" w:rsidR="004D184E" w:rsidRDefault="00D563DC" w:rsidP="00D563DC">
      <w:pPr>
        <w:spacing w:line="360" w:lineRule="auto"/>
        <w:jc w:val="both"/>
        <w:rPr>
          <w:ins w:id="1158" w:author="Joy Prokash Debnath" w:date="2024-06-13T10:17:00Z" w16du:dateUtc="2024-06-13T04:17:00Z"/>
          <w:rFonts w:ascii="Times New Roman" w:hAnsi="Times New Roman" w:cs="Times New Roman"/>
        </w:rPr>
      </w:pPr>
      <w:ins w:id="1159" w:author="Saifuddin Sarker" w:date="2024-06-10T10:31:00Z" w16du:dateUtc="2024-06-10T04:31:00Z">
        <w:r w:rsidRPr="00D563DC">
          <w:rPr>
            <w:rFonts w:ascii="Times New Roman" w:hAnsi="Times New Roman" w:cs="Times New Roman"/>
          </w:rPr>
          <w:t>MPXV replication was much more productive in</w:t>
        </w:r>
        <w:r>
          <w:rPr>
            <w:rFonts w:ascii="Times New Roman" w:hAnsi="Times New Roman" w:cs="Times New Roman"/>
          </w:rPr>
          <w:t xml:space="preserve"> </w:t>
        </w:r>
        <w:r w:rsidRPr="00D563DC">
          <w:rPr>
            <w:rFonts w:ascii="Times New Roman" w:hAnsi="Times New Roman" w:cs="Times New Roman"/>
          </w:rPr>
          <w:t>keratinocytes than in colon organoids.</w:t>
        </w:r>
      </w:ins>
      <w:ins w:id="1160" w:author="Saifuddin Sarker" w:date="2024-06-10T10:33:00Z" w16du:dateUtc="2024-06-10T04:33:00Z">
        <w:r w:rsidRPr="00D563DC">
          <w:t xml:space="preserve"> </w:t>
        </w:r>
        <w:r w:rsidRPr="00D563DC">
          <w:rPr>
            <w:rFonts w:ascii="Times New Roman" w:hAnsi="Times New Roman" w:cs="Times New Roman"/>
          </w:rPr>
          <w:t xml:space="preserve">we found that </w:t>
        </w:r>
      </w:ins>
      <w:ins w:id="1161" w:author="Saifuddin Sarker" w:date="2024-06-10T10:38:00Z" w16du:dateUtc="2024-06-10T04:38:00Z">
        <w:r>
          <w:rPr>
            <w:rFonts w:ascii="Times New Roman" w:hAnsi="Times New Roman" w:cs="Times New Roman"/>
          </w:rPr>
          <w:t xml:space="preserve">the </w:t>
        </w:r>
      </w:ins>
      <w:ins w:id="1162" w:author="Saifuddin Sarker" w:date="2024-06-10T10:33:00Z" w16du:dateUtc="2024-06-10T04:33:00Z">
        <w:r w:rsidRPr="00D563DC">
          <w:rPr>
            <w:rFonts w:ascii="Times New Roman" w:hAnsi="Times New Roman" w:cs="Times New Roman"/>
          </w:rPr>
          <w:t xml:space="preserve">2022 </w:t>
        </w:r>
      </w:ins>
    </w:p>
    <w:p w14:paraId="626587A0" w14:textId="28E2008F" w:rsidR="00D563DC" w:rsidRDefault="00D563DC" w:rsidP="00D563DC">
      <w:pPr>
        <w:spacing w:line="360" w:lineRule="auto"/>
        <w:jc w:val="both"/>
        <w:rPr>
          <w:ins w:id="1163" w:author="Joy Prokash Debnath" w:date="2024-06-13T10:17:00Z" w16du:dateUtc="2024-06-13T04:17:00Z"/>
          <w:rFonts w:ascii="Times New Roman" w:hAnsi="Times New Roman" w:cs="Times New Roman"/>
        </w:rPr>
      </w:pPr>
      <w:ins w:id="1164" w:author="Saifuddin Sarker" w:date="2024-06-10T10:33:00Z" w16du:dateUtc="2024-06-10T04:33:00Z">
        <w:r w:rsidRPr="00D563DC">
          <w:rPr>
            <w:rFonts w:ascii="Times New Roman" w:hAnsi="Times New Roman" w:cs="Times New Roman"/>
          </w:rPr>
          <w:t>MPXV infection strongly induced</w:t>
        </w:r>
      </w:ins>
      <w:ins w:id="1165" w:author="Saifuddin Sarker" w:date="2024-06-10T10:38:00Z" w16du:dateUtc="2024-06-10T04:38:00Z">
        <w:r>
          <w:rPr>
            <w:rFonts w:ascii="Times New Roman" w:hAnsi="Times New Roman" w:cs="Times New Roman"/>
          </w:rPr>
          <w:t xml:space="preserve"> </w:t>
        </w:r>
      </w:ins>
      <w:ins w:id="1166" w:author="Saifuddin Sarker" w:date="2024-06-10T10:33:00Z" w16du:dateUtc="2024-06-10T04:33:00Z">
        <w:r w:rsidRPr="00D563DC">
          <w:rPr>
            <w:rFonts w:ascii="Times New Roman" w:hAnsi="Times New Roman" w:cs="Times New Roman"/>
          </w:rPr>
          <w:t>hypoxia signaling in keratinocytes</w:t>
        </w:r>
      </w:ins>
    </w:p>
    <w:p w14:paraId="3DE2309B" w14:textId="77777777" w:rsidR="004D184E" w:rsidRDefault="004D184E" w:rsidP="00D563DC">
      <w:pPr>
        <w:spacing w:line="360" w:lineRule="auto"/>
        <w:jc w:val="both"/>
        <w:rPr>
          <w:ins w:id="1167" w:author="Joy Prokash Debnath" w:date="2024-06-13T10:17:00Z" w16du:dateUtc="2024-06-13T04:17:00Z"/>
          <w:rFonts w:ascii="Times New Roman" w:hAnsi="Times New Roman" w:cs="Times New Roman"/>
        </w:rPr>
      </w:pPr>
    </w:p>
    <w:p w14:paraId="126A9B71" w14:textId="77777777" w:rsidR="004D184E" w:rsidRDefault="004D184E" w:rsidP="00D563DC">
      <w:pPr>
        <w:spacing w:line="360" w:lineRule="auto"/>
        <w:jc w:val="both"/>
        <w:rPr>
          <w:ins w:id="1168" w:author="Joy Prokash Debnath" w:date="2024-06-13T10:17:00Z" w16du:dateUtc="2024-06-13T04:17:00Z"/>
          <w:rFonts w:ascii="Times New Roman" w:hAnsi="Times New Roman" w:cs="Times New Roman"/>
        </w:rPr>
      </w:pPr>
    </w:p>
    <w:p w14:paraId="67E4C847" w14:textId="77777777" w:rsidR="004D184E" w:rsidRDefault="004D184E" w:rsidP="00D563DC">
      <w:pPr>
        <w:spacing w:line="360" w:lineRule="auto"/>
        <w:jc w:val="both"/>
        <w:rPr>
          <w:ins w:id="1169" w:author="Joy Prokash Debnath" w:date="2024-06-13T10:17:00Z" w16du:dateUtc="2024-06-13T04:17:00Z"/>
          <w:rFonts w:ascii="Times New Roman" w:hAnsi="Times New Roman" w:cs="Times New Roman"/>
        </w:rPr>
      </w:pPr>
    </w:p>
    <w:p w14:paraId="32F1E6D3" w14:textId="77777777" w:rsidR="004D184E" w:rsidRDefault="004D184E" w:rsidP="00D563DC">
      <w:pPr>
        <w:spacing w:line="360" w:lineRule="auto"/>
        <w:jc w:val="both"/>
        <w:rPr>
          <w:ins w:id="1170" w:author="Joy Prokash Debnath" w:date="2024-06-13T10:17:00Z" w16du:dateUtc="2024-06-13T04:17:00Z"/>
          <w:rFonts w:ascii="Times New Roman" w:hAnsi="Times New Roman" w:cs="Times New Roman"/>
        </w:rPr>
      </w:pPr>
    </w:p>
    <w:p w14:paraId="739785E5" w14:textId="77777777" w:rsidR="004D184E" w:rsidRDefault="004D184E" w:rsidP="00D563DC">
      <w:pPr>
        <w:spacing w:line="360" w:lineRule="auto"/>
        <w:jc w:val="both"/>
        <w:rPr>
          <w:ins w:id="1171" w:author="Joy Prokash Debnath" w:date="2024-06-13T10:17:00Z" w16du:dateUtc="2024-06-13T04:17:00Z"/>
          <w:rFonts w:ascii="Times New Roman" w:hAnsi="Times New Roman" w:cs="Times New Roman"/>
        </w:rPr>
      </w:pPr>
    </w:p>
    <w:p w14:paraId="082B81BF" w14:textId="77777777" w:rsidR="004D184E" w:rsidRDefault="004D184E" w:rsidP="00D563DC">
      <w:pPr>
        <w:spacing w:line="360" w:lineRule="auto"/>
        <w:jc w:val="both"/>
        <w:rPr>
          <w:ins w:id="1172" w:author="Joy Prokash Debnath" w:date="2024-06-13T10:17:00Z" w16du:dateUtc="2024-06-13T04:17:00Z"/>
          <w:rFonts w:ascii="Times New Roman" w:hAnsi="Times New Roman" w:cs="Times New Roman"/>
        </w:rPr>
      </w:pPr>
    </w:p>
    <w:p w14:paraId="1B014790" w14:textId="77777777" w:rsidR="004D184E" w:rsidRDefault="004D184E" w:rsidP="00D563DC">
      <w:pPr>
        <w:spacing w:line="360" w:lineRule="auto"/>
        <w:jc w:val="both"/>
        <w:rPr>
          <w:ins w:id="1173" w:author="Joy Prokash Debnath" w:date="2024-06-13T10:17:00Z" w16du:dateUtc="2024-06-13T04:17:00Z"/>
          <w:rFonts w:ascii="Times New Roman" w:hAnsi="Times New Roman" w:cs="Times New Roman"/>
        </w:rPr>
      </w:pPr>
    </w:p>
    <w:p w14:paraId="4BE6707D" w14:textId="77777777" w:rsidR="004D184E" w:rsidRDefault="004D184E" w:rsidP="00D563DC">
      <w:pPr>
        <w:spacing w:line="360" w:lineRule="auto"/>
        <w:jc w:val="both"/>
        <w:rPr>
          <w:ins w:id="1174" w:author="Joy Prokash Debnath" w:date="2024-06-13T10:17:00Z" w16du:dateUtc="2024-06-13T04:17:00Z"/>
          <w:rFonts w:ascii="Times New Roman" w:hAnsi="Times New Roman" w:cs="Times New Roman"/>
        </w:rPr>
      </w:pPr>
    </w:p>
    <w:p w14:paraId="04AFA5F6" w14:textId="77777777" w:rsidR="004D184E" w:rsidRDefault="004D184E" w:rsidP="00D563DC">
      <w:pPr>
        <w:spacing w:line="360" w:lineRule="auto"/>
        <w:jc w:val="both"/>
        <w:rPr>
          <w:ins w:id="1175" w:author="Joy Prokash Debnath" w:date="2024-06-13T10:17:00Z" w16du:dateUtc="2024-06-13T04:17:00Z"/>
          <w:rFonts w:ascii="Times New Roman" w:hAnsi="Times New Roman" w:cs="Times New Roman"/>
        </w:rPr>
      </w:pPr>
    </w:p>
    <w:p w14:paraId="7A575AEC" w14:textId="77777777" w:rsidR="004D184E" w:rsidRDefault="004D184E" w:rsidP="00D563DC">
      <w:pPr>
        <w:spacing w:line="360" w:lineRule="auto"/>
        <w:jc w:val="both"/>
        <w:rPr>
          <w:ins w:id="1176" w:author="Joy Prokash Debnath" w:date="2024-06-13T10:17:00Z" w16du:dateUtc="2024-06-13T04:17:00Z"/>
          <w:rFonts w:ascii="Times New Roman" w:hAnsi="Times New Roman" w:cs="Times New Roman"/>
        </w:rPr>
      </w:pPr>
    </w:p>
    <w:p w14:paraId="6146EB56" w14:textId="36295710" w:rsidR="004D184E" w:rsidRDefault="004D184E" w:rsidP="00D563DC">
      <w:pPr>
        <w:spacing w:line="360" w:lineRule="auto"/>
        <w:jc w:val="both"/>
        <w:rPr>
          <w:ins w:id="1177" w:author="Joy Prokash Debnath" w:date="2024-06-13T10:18:00Z" w16du:dateUtc="2024-06-13T04:18:00Z"/>
          <w:rFonts w:ascii="Times New Roman" w:hAnsi="Times New Roman" w:cs="Times New Roman"/>
        </w:rPr>
      </w:pPr>
      <w:ins w:id="1178" w:author="Joy Prokash Debnath" w:date="2024-06-13T10:18:00Z" w16du:dateUtc="2024-06-13T04:18:00Z">
        <w:r>
          <w:rPr>
            <w:rFonts w:ascii="Times New Roman" w:hAnsi="Times New Roman" w:cs="Times New Roman"/>
            <w:noProof/>
          </w:rPr>
          <w:lastRenderedPageBreak/>
          <w:drawing>
            <wp:inline distT="0" distB="0" distL="0" distR="0" wp14:anchorId="6AFDC046" wp14:editId="42140DBE">
              <wp:extent cx="5877560" cy="8229600"/>
              <wp:effectExtent l="0" t="0" r="8890" b="0"/>
              <wp:docPr id="16552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0322" name="Picture 1655200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7560" cy="8229600"/>
                      </a:xfrm>
                      <a:prstGeom prst="rect">
                        <a:avLst/>
                      </a:prstGeom>
                    </pic:spPr>
                  </pic:pic>
                </a:graphicData>
              </a:graphic>
            </wp:inline>
          </w:drawing>
        </w:r>
      </w:ins>
    </w:p>
    <w:p w14:paraId="3B7D0D29" w14:textId="3C2F7D61" w:rsidR="004D184E" w:rsidRDefault="004D184E" w:rsidP="00D563DC">
      <w:pPr>
        <w:spacing w:line="360" w:lineRule="auto"/>
        <w:jc w:val="both"/>
        <w:rPr>
          <w:ins w:id="1179" w:author="Joy Prokash Debnath" w:date="2024-06-13T10:18:00Z" w16du:dateUtc="2024-06-13T04:18:00Z"/>
          <w:rFonts w:ascii="Times New Roman" w:hAnsi="Times New Roman" w:cs="Times New Roman"/>
        </w:rPr>
      </w:pPr>
      <w:ins w:id="1180" w:author="Joy Prokash Debnath" w:date="2024-06-13T10:18:00Z" w16du:dateUtc="2024-06-13T04:18:00Z">
        <w:r>
          <w:rPr>
            <w:rFonts w:ascii="Times New Roman" w:hAnsi="Times New Roman" w:cs="Times New Roman"/>
            <w:noProof/>
          </w:rPr>
          <w:lastRenderedPageBreak/>
          <w:drawing>
            <wp:inline distT="0" distB="0" distL="0" distR="0" wp14:anchorId="04E9D898" wp14:editId="2F35E80D">
              <wp:extent cx="5943600" cy="8131810"/>
              <wp:effectExtent l="0" t="0" r="0" b="2540"/>
              <wp:docPr id="261167751" name="Picture 2" descr="A diagram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7751" name="Picture 2" descr="A diagram of different colo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131810"/>
                      </a:xfrm>
                      <a:prstGeom prst="rect">
                        <a:avLst/>
                      </a:prstGeom>
                    </pic:spPr>
                  </pic:pic>
                </a:graphicData>
              </a:graphic>
            </wp:inline>
          </w:drawing>
        </w:r>
      </w:ins>
    </w:p>
    <w:p w14:paraId="273D5B71" w14:textId="02337B02" w:rsidR="004D184E" w:rsidRDefault="004D184E" w:rsidP="00D563DC">
      <w:pPr>
        <w:spacing w:line="360" w:lineRule="auto"/>
        <w:jc w:val="both"/>
        <w:rPr>
          <w:ins w:id="1181" w:author="Joy Prokash Debnath" w:date="2024-06-13T10:18:00Z" w16du:dateUtc="2024-06-13T04:18:00Z"/>
          <w:rFonts w:ascii="Times New Roman" w:hAnsi="Times New Roman" w:cs="Times New Roman"/>
        </w:rPr>
      </w:pPr>
      <w:ins w:id="1182" w:author="Joy Prokash Debnath" w:date="2024-06-13T10:18:00Z" w16du:dateUtc="2024-06-13T04:18:00Z">
        <w:r>
          <w:rPr>
            <w:rFonts w:ascii="Times New Roman" w:hAnsi="Times New Roman" w:cs="Times New Roman"/>
            <w:noProof/>
          </w:rPr>
          <w:lastRenderedPageBreak/>
          <w:drawing>
            <wp:inline distT="0" distB="0" distL="0" distR="0" wp14:anchorId="0C02AF6E" wp14:editId="34F8287C">
              <wp:extent cx="5943600" cy="5803265"/>
              <wp:effectExtent l="0" t="0" r="0" b="6985"/>
              <wp:docPr id="1210132051" name="Picture 3" descr="A close-up of several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2051" name="Picture 3" descr="A close-up of several diagram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03265"/>
                      </a:xfrm>
                      <a:prstGeom prst="rect">
                        <a:avLst/>
                      </a:prstGeom>
                    </pic:spPr>
                  </pic:pic>
                </a:graphicData>
              </a:graphic>
            </wp:inline>
          </w:drawing>
        </w:r>
      </w:ins>
    </w:p>
    <w:p w14:paraId="418238D0" w14:textId="77777777" w:rsidR="004D184E" w:rsidRDefault="004D184E" w:rsidP="00D563DC">
      <w:pPr>
        <w:spacing w:line="360" w:lineRule="auto"/>
        <w:jc w:val="both"/>
        <w:rPr>
          <w:ins w:id="1183" w:author="Joy Prokash Debnath" w:date="2024-06-13T10:18:00Z" w16du:dateUtc="2024-06-13T04:18:00Z"/>
          <w:rFonts w:ascii="Times New Roman" w:hAnsi="Times New Roman" w:cs="Times New Roman"/>
        </w:rPr>
      </w:pPr>
    </w:p>
    <w:p w14:paraId="071D1071" w14:textId="77777777" w:rsidR="004D184E" w:rsidRDefault="004D184E" w:rsidP="00D563DC">
      <w:pPr>
        <w:spacing w:line="360" w:lineRule="auto"/>
        <w:jc w:val="both"/>
        <w:rPr>
          <w:ins w:id="1184" w:author="Joy Prokash Debnath" w:date="2024-06-13T10:18:00Z" w16du:dateUtc="2024-06-13T04:18:00Z"/>
          <w:rFonts w:ascii="Times New Roman" w:hAnsi="Times New Roman" w:cs="Times New Roman"/>
        </w:rPr>
      </w:pPr>
    </w:p>
    <w:p w14:paraId="2529ECFA" w14:textId="77777777" w:rsidR="004D184E" w:rsidRDefault="004D184E" w:rsidP="00D563DC">
      <w:pPr>
        <w:spacing w:line="360" w:lineRule="auto"/>
        <w:jc w:val="both"/>
        <w:rPr>
          <w:ins w:id="1185" w:author="Joy Prokash Debnath" w:date="2024-06-13T10:18:00Z" w16du:dateUtc="2024-06-13T04:18:00Z"/>
          <w:rFonts w:ascii="Times New Roman" w:hAnsi="Times New Roman" w:cs="Times New Roman"/>
        </w:rPr>
      </w:pPr>
    </w:p>
    <w:p w14:paraId="2972837F" w14:textId="77777777" w:rsidR="004D184E" w:rsidRDefault="004D184E" w:rsidP="00D563DC">
      <w:pPr>
        <w:spacing w:line="360" w:lineRule="auto"/>
        <w:jc w:val="both"/>
        <w:rPr>
          <w:ins w:id="1186" w:author="Joy Prokash Debnath" w:date="2024-06-13T10:18:00Z" w16du:dateUtc="2024-06-13T04:18:00Z"/>
          <w:rFonts w:ascii="Times New Roman" w:hAnsi="Times New Roman" w:cs="Times New Roman"/>
        </w:rPr>
      </w:pPr>
    </w:p>
    <w:p w14:paraId="533C3BBB" w14:textId="77777777" w:rsidR="004D184E" w:rsidRDefault="004D184E" w:rsidP="00D563DC">
      <w:pPr>
        <w:spacing w:line="360" w:lineRule="auto"/>
        <w:jc w:val="both"/>
        <w:rPr>
          <w:ins w:id="1187" w:author="Joy Prokash Debnath" w:date="2024-06-13T10:18:00Z" w16du:dateUtc="2024-06-13T04:18:00Z"/>
          <w:rFonts w:ascii="Times New Roman" w:hAnsi="Times New Roman" w:cs="Times New Roman"/>
        </w:rPr>
      </w:pPr>
    </w:p>
    <w:p w14:paraId="5B1CF26E" w14:textId="77777777" w:rsidR="004D184E" w:rsidRDefault="004D184E" w:rsidP="00D563DC">
      <w:pPr>
        <w:spacing w:line="360" w:lineRule="auto"/>
        <w:jc w:val="both"/>
        <w:rPr>
          <w:ins w:id="1188" w:author="Joy Prokash Debnath" w:date="2024-06-13T10:18:00Z" w16du:dateUtc="2024-06-13T04:18:00Z"/>
          <w:rFonts w:ascii="Times New Roman" w:hAnsi="Times New Roman" w:cs="Times New Roman"/>
        </w:rPr>
      </w:pPr>
    </w:p>
    <w:p w14:paraId="5E8D0085" w14:textId="6D57E262" w:rsidR="004D184E" w:rsidRDefault="004D184E" w:rsidP="00D563DC">
      <w:pPr>
        <w:spacing w:line="360" w:lineRule="auto"/>
        <w:jc w:val="both"/>
        <w:rPr>
          <w:ins w:id="1189" w:author="Joy Prokash Debnath" w:date="2024-06-13T10:18:00Z" w16du:dateUtc="2024-06-13T04:18:00Z"/>
          <w:rFonts w:ascii="Times New Roman" w:hAnsi="Times New Roman" w:cs="Times New Roman"/>
        </w:rPr>
      </w:pPr>
      <w:ins w:id="1190" w:author="Joy Prokash Debnath" w:date="2024-06-13T10:18:00Z" w16du:dateUtc="2024-06-13T04:18:00Z">
        <w:r>
          <w:rPr>
            <w:rFonts w:ascii="Times New Roman" w:hAnsi="Times New Roman" w:cs="Times New Roman"/>
            <w:noProof/>
          </w:rPr>
          <w:lastRenderedPageBreak/>
          <w:drawing>
            <wp:inline distT="0" distB="0" distL="0" distR="0" wp14:anchorId="5F94B127" wp14:editId="5586F1D4">
              <wp:extent cx="5943600" cy="6022975"/>
              <wp:effectExtent l="0" t="0" r="0" b="0"/>
              <wp:docPr id="1238425228" name="Picture 4" descr="A diagram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5228" name="Picture 4" descr="A diagram of different colored circl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022975"/>
                      </a:xfrm>
                      <a:prstGeom prst="rect">
                        <a:avLst/>
                      </a:prstGeom>
                    </pic:spPr>
                  </pic:pic>
                </a:graphicData>
              </a:graphic>
            </wp:inline>
          </w:drawing>
        </w:r>
      </w:ins>
    </w:p>
    <w:p w14:paraId="01DBCA2C" w14:textId="77777777" w:rsidR="004D184E" w:rsidRDefault="004D184E" w:rsidP="00D563DC">
      <w:pPr>
        <w:spacing w:line="360" w:lineRule="auto"/>
        <w:jc w:val="both"/>
        <w:rPr>
          <w:ins w:id="1191" w:author="Joy Prokash Debnath" w:date="2024-06-13T10:18:00Z" w16du:dateUtc="2024-06-13T04:18:00Z"/>
          <w:rFonts w:ascii="Times New Roman" w:hAnsi="Times New Roman" w:cs="Times New Roman"/>
        </w:rPr>
      </w:pPr>
    </w:p>
    <w:p w14:paraId="503CEE51" w14:textId="77777777" w:rsidR="004D184E" w:rsidRDefault="004D184E" w:rsidP="00D563DC">
      <w:pPr>
        <w:spacing w:line="360" w:lineRule="auto"/>
        <w:jc w:val="both"/>
        <w:rPr>
          <w:ins w:id="1192" w:author="Joy Prokash Debnath" w:date="2024-06-13T10:18:00Z" w16du:dateUtc="2024-06-13T04:18:00Z"/>
          <w:rFonts w:ascii="Times New Roman" w:hAnsi="Times New Roman" w:cs="Times New Roman"/>
        </w:rPr>
      </w:pPr>
    </w:p>
    <w:p w14:paraId="7948390C" w14:textId="77777777" w:rsidR="004D184E" w:rsidRDefault="004D184E" w:rsidP="00D563DC">
      <w:pPr>
        <w:spacing w:line="360" w:lineRule="auto"/>
        <w:jc w:val="both"/>
        <w:rPr>
          <w:ins w:id="1193" w:author="Joy Prokash Debnath" w:date="2024-06-13T10:18:00Z" w16du:dateUtc="2024-06-13T04:18:00Z"/>
          <w:rFonts w:ascii="Times New Roman" w:hAnsi="Times New Roman" w:cs="Times New Roman"/>
        </w:rPr>
      </w:pPr>
    </w:p>
    <w:p w14:paraId="0B3ABEA5" w14:textId="77777777" w:rsidR="004D184E" w:rsidRDefault="004D184E" w:rsidP="00D563DC">
      <w:pPr>
        <w:spacing w:line="360" w:lineRule="auto"/>
        <w:jc w:val="both"/>
        <w:rPr>
          <w:ins w:id="1194" w:author="Joy Prokash Debnath" w:date="2024-06-13T10:18:00Z" w16du:dateUtc="2024-06-13T04:18:00Z"/>
          <w:rFonts w:ascii="Times New Roman" w:hAnsi="Times New Roman" w:cs="Times New Roman"/>
        </w:rPr>
      </w:pPr>
    </w:p>
    <w:p w14:paraId="698E2D02" w14:textId="77777777" w:rsidR="004D184E" w:rsidRDefault="004D184E" w:rsidP="00D563DC">
      <w:pPr>
        <w:spacing w:line="360" w:lineRule="auto"/>
        <w:jc w:val="both"/>
        <w:rPr>
          <w:ins w:id="1195" w:author="Joy Prokash Debnath" w:date="2024-06-13T10:18:00Z" w16du:dateUtc="2024-06-13T04:18:00Z"/>
          <w:rFonts w:ascii="Times New Roman" w:hAnsi="Times New Roman" w:cs="Times New Roman"/>
        </w:rPr>
      </w:pPr>
    </w:p>
    <w:p w14:paraId="50CC675D" w14:textId="77777777" w:rsidR="004D184E" w:rsidRDefault="004D184E" w:rsidP="00D563DC">
      <w:pPr>
        <w:spacing w:line="360" w:lineRule="auto"/>
        <w:jc w:val="both"/>
        <w:rPr>
          <w:ins w:id="1196" w:author="Joy Prokash Debnath" w:date="2024-06-13T10:18:00Z" w16du:dateUtc="2024-06-13T04:18:00Z"/>
          <w:rFonts w:ascii="Times New Roman" w:hAnsi="Times New Roman" w:cs="Times New Roman"/>
        </w:rPr>
      </w:pPr>
    </w:p>
    <w:p w14:paraId="6524814D" w14:textId="1478620F" w:rsidR="004D184E" w:rsidRDefault="004D184E" w:rsidP="00D563DC">
      <w:pPr>
        <w:spacing w:line="360" w:lineRule="auto"/>
        <w:jc w:val="both"/>
        <w:rPr>
          <w:ins w:id="1197" w:author="Joy Prokash Debnath" w:date="2024-06-13T10:19:00Z" w16du:dateUtc="2024-06-13T04:19:00Z"/>
          <w:rFonts w:ascii="Times New Roman" w:hAnsi="Times New Roman" w:cs="Times New Roman"/>
        </w:rPr>
      </w:pPr>
      <w:ins w:id="1198" w:author="Joy Prokash Debnath" w:date="2024-06-13T10:18:00Z" w16du:dateUtc="2024-06-13T04:18:00Z">
        <w:r>
          <w:rPr>
            <w:rFonts w:ascii="Times New Roman" w:hAnsi="Times New Roman" w:cs="Times New Roman"/>
            <w:noProof/>
          </w:rPr>
          <w:lastRenderedPageBreak/>
          <w:drawing>
            <wp:inline distT="0" distB="0" distL="0" distR="0" wp14:anchorId="695692D8" wp14:editId="446799E0">
              <wp:extent cx="5692140" cy="8229600"/>
              <wp:effectExtent l="0" t="0" r="3810" b="0"/>
              <wp:docPr id="1703630786"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0786" name="Picture 5"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2140" cy="8229600"/>
                      </a:xfrm>
                      <a:prstGeom prst="rect">
                        <a:avLst/>
                      </a:prstGeom>
                    </pic:spPr>
                  </pic:pic>
                </a:graphicData>
              </a:graphic>
            </wp:inline>
          </w:drawing>
        </w:r>
      </w:ins>
    </w:p>
    <w:p w14:paraId="7E172490" w14:textId="20B0D646" w:rsidR="004D184E" w:rsidRPr="0016351D" w:rsidRDefault="004D184E" w:rsidP="00D563DC">
      <w:pPr>
        <w:spacing w:line="360" w:lineRule="auto"/>
        <w:jc w:val="both"/>
        <w:rPr>
          <w:rFonts w:ascii="Times New Roman" w:hAnsi="Times New Roman" w:cs="Times New Roman"/>
        </w:rPr>
      </w:pPr>
      <w:ins w:id="1199" w:author="Joy Prokash Debnath" w:date="2024-06-13T10:19:00Z" w16du:dateUtc="2024-06-13T04:19:00Z">
        <w:r>
          <w:rPr>
            <w:rFonts w:ascii="Times New Roman" w:hAnsi="Times New Roman" w:cs="Times New Roman"/>
            <w:noProof/>
          </w:rPr>
          <w:lastRenderedPageBreak/>
          <w:drawing>
            <wp:inline distT="0" distB="0" distL="0" distR="0" wp14:anchorId="5AE800C8" wp14:editId="37F17022">
              <wp:extent cx="5838190" cy="8229600"/>
              <wp:effectExtent l="0" t="0" r="0" b="0"/>
              <wp:docPr id="1802291236" name="Picture 6" descr="A group of diagrams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1236" name="Picture 6" descr="A group of diagrams with different colored line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38190" cy="8229600"/>
                      </a:xfrm>
                      <a:prstGeom prst="rect">
                        <a:avLst/>
                      </a:prstGeom>
                    </pic:spPr>
                  </pic:pic>
                </a:graphicData>
              </a:graphic>
            </wp:inline>
          </w:drawing>
        </w:r>
        <w:r>
          <w:rPr>
            <w:rFonts w:ascii="Times New Roman" w:hAnsi="Times New Roman" w:cs="Times New Roman"/>
          </w:rPr>
          <w:t>\</w:t>
        </w:r>
      </w:ins>
    </w:p>
    <w:sectPr w:rsidR="004D184E" w:rsidRPr="0016351D" w:rsidSect="00E0595A">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45" w:author="Joy Prokash Debnath" w:date="2024-06-08T00:36:00Z" w:initials="JD">
    <w:p w14:paraId="457DF946" w14:textId="77777777" w:rsidR="005D6473" w:rsidRDefault="005D6473" w:rsidP="005D6473">
      <w:pPr>
        <w:pStyle w:val="CommentText"/>
      </w:pPr>
      <w:r>
        <w:rPr>
          <w:rStyle w:val="CommentReference"/>
        </w:rPr>
        <w:annotationRef/>
      </w:r>
      <w:r>
        <w:t>Samples were classified into two groups and split into training and testing data.</w:t>
      </w:r>
    </w:p>
  </w:comment>
  <w:comment w:id="593" w:author="MD. SAYEAM KHANDAKER" w:date="2024-06-12T00:35:00Z" w:initials="MSK">
    <w:p w14:paraId="33DDBE54" w14:textId="77777777" w:rsidR="009727A4" w:rsidRDefault="009727A4" w:rsidP="009727A4">
      <w:pPr>
        <w:pStyle w:val="CommentText"/>
      </w:pPr>
      <w:r>
        <w:rPr>
          <w:rStyle w:val="CommentReference"/>
        </w:rPr>
        <w:annotationRef/>
      </w:r>
      <w:r>
        <w:t>Updated Downregulated KEGG result from ClueGO analysis.</w:t>
      </w:r>
    </w:p>
  </w:comment>
  <w:comment w:id="846" w:author="MD. SAYEAM KHANDAKER" w:date="2024-06-11T23:03:00Z" w:initials="MK">
    <w:p w14:paraId="48276D2E" w14:textId="7D2821AE" w:rsidR="00F54D45" w:rsidRDefault="00F54D45" w:rsidP="00F54D45">
      <w:pPr>
        <w:pStyle w:val="CommentText"/>
      </w:pPr>
      <w:r>
        <w:rPr>
          <w:rStyle w:val="CommentReference"/>
        </w:rPr>
        <w:annotationRef/>
      </w:r>
      <w:r>
        <w:t>798 exclusive DEG’s</w:t>
      </w:r>
    </w:p>
  </w:comment>
  <w:comment w:id="867" w:author="MD. SAYEAM KHANDAKER" w:date="2024-06-11T23:06:00Z" w:initials="MK">
    <w:p w14:paraId="67EB0FD4" w14:textId="77777777" w:rsidR="003B39B7" w:rsidRDefault="003B39B7" w:rsidP="003B39B7">
      <w:pPr>
        <w:pStyle w:val="CommentText"/>
      </w:pPr>
      <w:r>
        <w:rPr>
          <w:rStyle w:val="CommentReference"/>
        </w:rPr>
        <w:annotationRef/>
      </w:r>
      <w:r>
        <w:t>Citation?</w:t>
      </w:r>
    </w:p>
  </w:comment>
  <w:comment w:id="877" w:author="MD. SAYEAM KHANDAKER" w:date="2024-06-11T23:09:00Z" w:initials="MK">
    <w:p w14:paraId="4FA61E51" w14:textId="77777777" w:rsidR="003B39B7" w:rsidRDefault="003B39B7" w:rsidP="003B39B7">
      <w:pPr>
        <w:pStyle w:val="CommentText"/>
      </w:pPr>
      <w:r>
        <w:rPr>
          <w:rStyle w:val="CommentReference"/>
        </w:rPr>
        <w:annotationRef/>
      </w:r>
      <w:r>
        <w:t>Citation?</w:t>
      </w:r>
    </w:p>
  </w:comment>
  <w:comment w:id="959" w:author="MD. SAYEAM KHANDAKER" w:date="2024-06-11T23:27:00Z" w:initials="MK">
    <w:p w14:paraId="63B36A8E" w14:textId="77777777" w:rsidR="000F7937" w:rsidRDefault="000F7937" w:rsidP="000F7937">
      <w:pPr>
        <w:pStyle w:val="CommentText"/>
      </w:pPr>
      <w:r>
        <w:rPr>
          <w:rStyle w:val="CommentReference"/>
        </w:rPr>
        <w:annotationRef/>
      </w:r>
      <w:r>
        <w:t>Apoptotic inhibition</w:t>
      </w:r>
    </w:p>
  </w:comment>
  <w:comment w:id="999" w:author="MD. SAYEAM KHANDAKER" w:date="2024-06-13T01:57:00Z" w:initials="MK">
    <w:p w14:paraId="0CC38194" w14:textId="77777777" w:rsidR="004B303B" w:rsidRDefault="004B303B" w:rsidP="004B303B">
      <w:pPr>
        <w:pStyle w:val="CommentText"/>
      </w:pPr>
      <w:r>
        <w:rPr>
          <w:rStyle w:val="CommentReference"/>
        </w:rPr>
        <w:annotationRef/>
      </w:r>
      <w:r>
        <w:t>KIF11 and UBE2C is not responsible for CDK activity.</w:t>
      </w:r>
    </w:p>
  </w:comment>
  <w:comment w:id="1023" w:author="MD. SAYEAM KHANDAKER" w:date="2024-06-11T23:37:00Z" w:initials="MK">
    <w:p w14:paraId="6609199F" w14:textId="746D3F4D" w:rsidR="003439CA" w:rsidRDefault="003439CA" w:rsidP="003439CA">
      <w:pPr>
        <w:pStyle w:val="CommentText"/>
      </w:pPr>
      <w:r>
        <w:rPr>
          <w:rStyle w:val="CommentReference"/>
        </w:rPr>
        <w:annotationRef/>
      </w:r>
      <w:r>
        <w:t>MTHFD2</w:t>
      </w:r>
    </w:p>
  </w:comment>
  <w:comment w:id="1030" w:author="Joy Prokash Debnath" w:date="2024-06-08T00:39:00Z" w:initials="JD">
    <w:p w14:paraId="44687553" w14:textId="0001A14D" w:rsidR="00932B52" w:rsidRDefault="00932B52" w:rsidP="00932B52">
      <w:pPr>
        <w:pStyle w:val="CommentText"/>
      </w:pPr>
      <w:r>
        <w:rPr>
          <w:rStyle w:val="CommentReference"/>
        </w:rPr>
        <w:annotationRef/>
      </w:r>
      <w:r>
        <w:rPr>
          <w:color w:val="202124"/>
          <w:highlight w:val="white"/>
        </w:rPr>
        <w:t>On the other hand, a maximum number of the gene-containing gene set reduces the expression of E2F targets, where some were common with hub genes such as CDC20, RRM2, BUB1, BUB1B, AURKA were downregulated. E2F targets are genes whose expression is regulated by E2F protein</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7DF946" w15:done="0"/>
  <w15:commentEx w15:paraId="33DDBE54" w15:done="0"/>
  <w15:commentEx w15:paraId="48276D2E" w15:done="0"/>
  <w15:commentEx w15:paraId="67EB0FD4" w15:done="0"/>
  <w15:commentEx w15:paraId="4FA61E51" w15:done="0"/>
  <w15:commentEx w15:paraId="63B36A8E" w15:done="0"/>
  <w15:commentEx w15:paraId="0CC38194" w15:done="0"/>
  <w15:commentEx w15:paraId="6609199F" w15:done="0"/>
  <w15:commentEx w15:paraId="446875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723497" w16cex:dateUtc="2024-06-07T18:36:00Z"/>
  <w16cex:commentExtensible w16cex:durableId="70D2FC5D" w16cex:dateUtc="2024-06-11T18:35:00Z"/>
  <w16cex:commentExtensible w16cex:durableId="47E53E8F" w16cex:dateUtc="2024-06-11T17:03:00Z"/>
  <w16cex:commentExtensible w16cex:durableId="16B928F4" w16cex:dateUtc="2024-06-11T17:06:00Z"/>
  <w16cex:commentExtensible w16cex:durableId="18804BDC" w16cex:dateUtc="2024-06-11T17:09:00Z"/>
  <w16cex:commentExtensible w16cex:durableId="16107050" w16cex:dateUtc="2024-06-11T17:27:00Z"/>
  <w16cex:commentExtensible w16cex:durableId="4E1E5BC2" w16cex:dateUtc="2024-06-12T19:57:00Z"/>
  <w16cex:commentExtensible w16cex:durableId="29FDD130" w16cex:dateUtc="2024-06-11T17:37:00Z"/>
  <w16cex:commentExtensible w16cex:durableId="1F77DEBE" w16cex:dateUtc="2024-06-07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7DF946" w16cid:durableId="15723497"/>
  <w16cid:commentId w16cid:paraId="33DDBE54" w16cid:durableId="70D2FC5D"/>
  <w16cid:commentId w16cid:paraId="48276D2E" w16cid:durableId="47E53E8F"/>
  <w16cid:commentId w16cid:paraId="67EB0FD4" w16cid:durableId="16B928F4"/>
  <w16cid:commentId w16cid:paraId="4FA61E51" w16cid:durableId="18804BDC"/>
  <w16cid:commentId w16cid:paraId="63B36A8E" w16cid:durableId="16107050"/>
  <w16cid:commentId w16cid:paraId="0CC38194" w16cid:durableId="4E1E5BC2"/>
  <w16cid:commentId w16cid:paraId="6609199F" w16cid:durableId="29FDD130"/>
  <w16cid:commentId w16cid:paraId="44687553" w16cid:durableId="1F77DE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ifuddin Sarker">
    <w15:presenceInfo w15:providerId="AD" w15:userId="S::saifuddin@student.sust.edu::ef210770-e6eb-4a3e-9093-b93ef17be684"/>
  </w15:person>
  <w15:person w15:author="Joy Prokash Debnath">
    <w15:presenceInfo w15:providerId="AD" w15:userId="S::joyprokash77@student.sust.edu::ebe071da-acb0-4c5c-a41f-e4c47fa714c5"/>
  </w15:person>
  <w15:person w15:author="MD. SAYEAM KHANDAKER">
    <w15:presenceInfo w15:providerId="AD" w15:userId="S::sayeam14@student.sust.edu::2ad07de2-f906-4a9e-8967-75a2242c6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F4"/>
    <w:rsid w:val="00001A23"/>
    <w:rsid w:val="00010E60"/>
    <w:rsid w:val="00012427"/>
    <w:rsid w:val="00012E33"/>
    <w:rsid w:val="00015480"/>
    <w:rsid w:val="000227BA"/>
    <w:rsid w:val="00030313"/>
    <w:rsid w:val="00031EFF"/>
    <w:rsid w:val="00034B81"/>
    <w:rsid w:val="00037BCE"/>
    <w:rsid w:val="0004010A"/>
    <w:rsid w:val="000411DE"/>
    <w:rsid w:val="00043EBC"/>
    <w:rsid w:val="00046688"/>
    <w:rsid w:val="00051286"/>
    <w:rsid w:val="000532FE"/>
    <w:rsid w:val="00053A98"/>
    <w:rsid w:val="0005542F"/>
    <w:rsid w:val="0005549B"/>
    <w:rsid w:val="000573E4"/>
    <w:rsid w:val="000574AA"/>
    <w:rsid w:val="0006480C"/>
    <w:rsid w:val="00065936"/>
    <w:rsid w:val="0007172F"/>
    <w:rsid w:val="00071D93"/>
    <w:rsid w:val="0007537C"/>
    <w:rsid w:val="00080142"/>
    <w:rsid w:val="00081293"/>
    <w:rsid w:val="00081FD8"/>
    <w:rsid w:val="00082F93"/>
    <w:rsid w:val="00084B62"/>
    <w:rsid w:val="00093CF8"/>
    <w:rsid w:val="000946C0"/>
    <w:rsid w:val="00095EFD"/>
    <w:rsid w:val="0009604A"/>
    <w:rsid w:val="000A01C9"/>
    <w:rsid w:val="000A2D0E"/>
    <w:rsid w:val="000A44F2"/>
    <w:rsid w:val="000A66C7"/>
    <w:rsid w:val="000B04D5"/>
    <w:rsid w:val="000B206D"/>
    <w:rsid w:val="000B3D0C"/>
    <w:rsid w:val="000B55B6"/>
    <w:rsid w:val="000C00E4"/>
    <w:rsid w:val="000C0F02"/>
    <w:rsid w:val="000C1B41"/>
    <w:rsid w:val="000C1EFD"/>
    <w:rsid w:val="000C2778"/>
    <w:rsid w:val="000C2985"/>
    <w:rsid w:val="000C3019"/>
    <w:rsid w:val="000C770B"/>
    <w:rsid w:val="000C7A80"/>
    <w:rsid w:val="000D1236"/>
    <w:rsid w:val="000D4283"/>
    <w:rsid w:val="000D4E45"/>
    <w:rsid w:val="000E0095"/>
    <w:rsid w:val="000E079A"/>
    <w:rsid w:val="000E3727"/>
    <w:rsid w:val="000E4E26"/>
    <w:rsid w:val="000E6926"/>
    <w:rsid w:val="000E73BB"/>
    <w:rsid w:val="000E73DB"/>
    <w:rsid w:val="000F0940"/>
    <w:rsid w:val="000F09D3"/>
    <w:rsid w:val="000F0F59"/>
    <w:rsid w:val="000F2B32"/>
    <w:rsid w:val="000F3A1F"/>
    <w:rsid w:val="000F679D"/>
    <w:rsid w:val="000F78A2"/>
    <w:rsid w:val="000F7937"/>
    <w:rsid w:val="00100D04"/>
    <w:rsid w:val="00102045"/>
    <w:rsid w:val="00105307"/>
    <w:rsid w:val="00105EDB"/>
    <w:rsid w:val="001061C0"/>
    <w:rsid w:val="00114EBD"/>
    <w:rsid w:val="00123975"/>
    <w:rsid w:val="0013161E"/>
    <w:rsid w:val="00132011"/>
    <w:rsid w:val="00134C80"/>
    <w:rsid w:val="00137EB6"/>
    <w:rsid w:val="00141333"/>
    <w:rsid w:val="00144F7B"/>
    <w:rsid w:val="00145AA2"/>
    <w:rsid w:val="0015416C"/>
    <w:rsid w:val="00155EAA"/>
    <w:rsid w:val="00157CEE"/>
    <w:rsid w:val="001617BF"/>
    <w:rsid w:val="00162A5E"/>
    <w:rsid w:val="001634DB"/>
    <w:rsid w:val="0016351D"/>
    <w:rsid w:val="00167E93"/>
    <w:rsid w:val="00176D7E"/>
    <w:rsid w:val="001803EA"/>
    <w:rsid w:val="00181134"/>
    <w:rsid w:val="00183ECB"/>
    <w:rsid w:val="0018778D"/>
    <w:rsid w:val="001927AB"/>
    <w:rsid w:val="00196884"/>
    <w:rsid w:val="001A075E"/>
    <w:rsid w:val="001A1A5D"/>
    <w:rsid w:val="001A2E4A"/>
    <w:rsid w:val="001A3747"/>
    <w:rsid w:val="001B0410"/>
    <w:rsid w:val="001B08A1"/>
    <w:rsid w:val="001B29F1"/>
    <w:rsid w:val="001B30EB"/>
    <w:rsid w:val="001C0441"/>
    <w:rsid w:val="001C18B3"/>
    <w:rsid w:val="001C3DBC"/>
    <w:rsid w:val="001C3EF7"/>
    <w:rsid w:val="001C566E"/>
    <w:rsid w:val="001C60C8"/>
    <w:rsid w:val="001C6B03"/>
    <w:rsid w:val="001D1569"/>
    <w:rsid w:val="001D3D53"/>
    <w:rsid w:val="001D5FAB"/>
    <w:rsid w:val="001E3815"/>
    <w:rsid w:val="001E77A3"/>
    <w:rsid w:val="001F1590"/>
    <w:rsid w:val="001F182C"/>
    <w:rsid w:val="002021DE"/>
    <w:rsid w:val="00203912"/>
    <w:rsid w:val="00203C01"/>
    <w:rsid w:val="002072A7"/>
    <w:rsid w:val="00207AA6"/>
    <w:rsid w:val="00210851"/>
    <w:rsid w:val="00215EBE"/>
    <w:rsid w:val="00217138"/>
    <w:rsid w:val="00221666"/>
    <w:rsid w:val="002223DA"/>
    <w:rsid w:val="00222D20"/>
    <w:rsid w:val="002241DA"/>
    <w:rsid w:val="002331C2"/>
    <w:rsid w:val="00234EFE"/>
    <w:rsid w:val="002363DF"/>
    <w:rsid w:val="00241D32"/>
    <w:rsid w:val="00246674"/>
    <w:rsid w:val="002523F1"/>
    <w:rsid w:val="00253C42"/>
    <w:rsid w:val="00254D06"/>
    <w:rsid w:val="00255134"/>
    <w:rsid w:val="00256BA0"/>
    <w:rsid w:val="002622D7"/>
    <w:rsid w:val="002651D5"/>
    <w:rsid w:val="0026614B"/>
    <w:rsid w:val="00266297"/>
    <w:rsid w:val="00277304"/>
    <w:rsid w:val="00281B49"/>
    <w:rsid w:val="00281B84"/>
    <w:rsid w:val="002844AD"/>
    <w:rsid w:val="00284911"/>
    <w:rsid w:val="00287D48"/>
    <w:rsid w:val="002901D7"/>
    <w:rsid w:val="0029276A"/>
    <w:rsid w:val="0029779C"/>
    <w:rsid w:val="00297D4F"/>
    <w:rsid w:val="002A6C47"/>
    <w:rsid w:val="002B14EA"/>
    <w:rsid w:val="002C15FB"/>
    <w:rsid w:val="002C4958"/>
    <w:rsid w:val="002C50F6"/>
    <w:rsid w:val="002C7D13"/>
    <w:rsid w:val="002C7E06"/>
    <w:rsid w:val="002D4781"/>
    <w:rsid w:val="002E3636"/>
    <w:rsid w:val="002E651F"/>
    <w:rsid w:val="002F55FB"/>
    <w:rsid w:val="002F74EA"/>
    <w:rsid w:val="003004B2"/>
    <w:rsid w:val="00300DCE"/>
    <w:rsid w:val="00311684"/>
    <w:rsid w:val="003126B7"/>
    <w:rsid w:val="00312AB5"/>
    <w:rsid w:val="00313AD6"/>
    <w:rsid w:val="00316D74"/>
    <w:rsid w:val="0031762C"/>
    <w:rsid w:val="00317C06"/>
    <w:rsid w:val="00324F64"/>
    <w:rsid w:val="00327599"/>
    <w:rsid w:val="00327D21"/>
    <w:rsid w:val="00330081"/>
    <w:rsid w:val="00330E4F"/>
    <w:rsid w:val="003352F5"/>
    <w:rsid w:val="00341FFA"/>
    <w:rsid w:val="003439CA"/>
    <w:rsid w:val="00343BEA"/>
    <w:rsid w:val="00347A78"/>
    <w:rsid w:val="00351180"/>
    <w:rsid w:val="00360D58"/>
    <w:rsid w:val="003731B0"/>
    <w:rsid w:val="00376309"/>
    <w:rsid w:val="00376629"/>
    <w:rsid w:val="00377DA5"/>
    <w:rsid w:val="0038119F"/>
    <w:rsid w:val="00382F83"/>
    <w:rsid w:val="00383AA6"/>
    <w:rsid w:val="00384D59"/>
    <w:rsid w:val="0038520C"/>
    <w:rsid w:val="0038759B"/>
    <w:rsid w:val="003947CC"/>
    <w:rsid w:val="003955CF"/>
    <w:rsid w:val="0039631C"/>
    <w:rsid w:val="00396335"/>
    <w:rsid w:val="003A2C5F"/>
    <w:rsid w:val="003B0BCE"/>
    <w:rsid w:val="003B39B7"/>
    <w:rsid w:val="003B5B19"/>
    <w:rsid w:val="003B5D21"/>
    <w:rsid w:val="003C1C68"/>
    <w:rsid w:val="003C22FE"/>
    <w:rsid w:val="003C546E"/>
    <w:rsid w:val="003C5C3C"/>
    <w:rsid w:val="003C7C0A"/>
    <w:rsid w:val="003D3F58"/>
    <w:rsid w:val="003D4736"/>
    <w:rsid w:val="003D779A"/>
    <w:rsid w:val="003E0F15"/>
    <w:rsid w:val="003E3616"/>
    <w:rsid w:val="003E400A"/>
    <w:rsid w:val="003F344C"/>
    <w:rsid w:val="003F3742"/>
    <w:rsid w:val="003F4002"/>
    <w:rsid w:val="003F58BD"/>
    <w:rsid w:val="003F6455"/>
    <w:rsid w:val="003F6D05"/>
    <w:rsid w:val="00403108"/>
    <w:rsid w:val="00405A94"/>
    <w:rsid w:val="00410095"/>
    <w:rsid w:val="004102AD"/>
    <w:rsid w:val="004125D3"/>
    <w:rsid w:val="004129D1"/>
    <w:rsid w:val="0042209B"/>
    <w:rsid w:val="00422553"/>
    <w:rsid w:val="00426339"/>
    <w:rsid w:val="00427F6E"/>
    <w:rsid w:val="0043048B"/>
    <w:rsid w:val="00430548"/>
    <w:rsid w:val="00431129"/>
    <w:rsid w:val="004319A5"/>
    <w:rsid w:val="0043558A"/>
    <w:rsid w:val="00435A4B"/>
    <w:rsid w:val="00440E08"/>
    <w:rsid w:val="00444C26"/>
    <w:rsid w:val="004511FE"/>
    <w:rsid w:val="00452563"/>
    <w:rsid w:val="004573EA"/>
    <w:rsid w:val="00461088"/>
    <w:rsid w:val="004627B5"/>
    <w:rsid w:val="00462CF8"/>
    <w:rsid w:val="004641BC"/>
    <w:rsid w:val="00474E0F"/>
    <w:rsid w:val="00477600"/>
    <w:rsid w:val="00482551"/>
    <w:rsid w:val="00491CE2"/>
    <w:rsid w:val="004922EA"/>
    <w:rsid w:val="00496FC5"/>
    <w:rsid w:val="0049791E"/>
    <w:rsid w:val="004A021A"/>
    <w:rsid w:val="004A15B6"/>
    <w:rsid w:val="004A2305"/>
    <w:rsid w:val="004A2514"/>
    <w:rsid w:val="004A61D9"/>
    <w:rsid w:val="004A7252"/>
    <w:rsid w:val="004A766C"/>
    <w:rsid w:val="004B208B"/>
    <w:rsid w:val="004B303B"/>
    <w:rsid w:val="004C16FD"/>
    <w:rsid w:val="004C1969"/>
    <w:rsid w:val="004C4D7B"/>
    <w:rsid w:val="004D0082"/>
    <w:rsid w:val="004D15AB"/>
    <w:rsid w:val="004D184E"/>
    <w:rsid w:val="004D2FDA"/>
    <w:rsid w:val="004D33B9"/>
    <w:rsid w:val="004D3803"/>
    <w:rsid w:val="004D420D"/>
    <w:rsid w:val="004D7520"/>
    <w:rsid w:val="004E0997"/>
    <w:rsid w:val="004E16F1"/>
    <w:rsid w:val="004E2BCD"/>
    <w:rsid w:val="004E454D"/>
    <w:rsid w:val="004E54C4"/>
    <w:rsid w:val="004E5DF0"/>
    <w:rsid w:val="004E72C1"/>
    <w:rsid w:val="004F0564"/>
    <w:rsid w:val="004F0AA9"/>
    <w:rsid w:val="004F1373"/>
    <w:rsid w:val="004F15FC"/>
    <w:rsid w:val="004F4882"/>
    <w:rsid w:val="004F64B9"/>
    <w:rsid w:val="004F6879"/>
    <w:rsid w:val="004F705D"/>
    <w:rsid w:val="004F7C02"/>
    <w:rsid w:val="00501A24"/>
    <w:rsid w:val="00502FA1"/>
    <w:rsid w:val="00504329"/>
    <w:rsid w:val="00506E22"/>
    <w:rsid w:val="00507AF9"/>
    <w:rsid w:val="005131B9"/>
    <w:rsid w:val="005153DA"/>
    <w:rsid w:val="00515F5C"/>
    <w:rsid w:val="00517779"/>
    <w:rsid w:val="00517A64"/>
    <w:rsid w:val="00526B07"/>
    <w:rsid w:val="00526F08"/>
    <w:rsid w:val="00534896"/>
    <w:rsid w:val="00534A16"/>
    <w:rsid w:val="00535277"/>
    <w:rsid w:val="00535D48"/>
    <w:rsid w:val="005378B3"/>
    <w:rsid w:val="00541343"/>
    <w:rsid w:val="00547A3F"/>
    <w:rsid w:val="005506CD"/>
    <w:rsid w:val="005508BF"/>
    <w:rsid w:val="0055360C"/>
    <w:rsid w:val="00557051"/>
    <w:rsid w:val="00557650"/>
    <w:rsid w:val="00557839"/>
    <w:rsid w:val="00561664"/>
    <w:rsid w:val="00563959"/>
    <w:rsid w:val="00564C1B"/>
    <w:rsid w:val="005660C1"/>
    <w:rsid w:val="00566B52"/>
    <w:rsid w:val="00573248"/>
    <w:rsid w:val="0057335A"/>
    <w:rsid w:val="00582681"/>
    <w:rsid w:val="0058714D"/>
    <w:rsid w:val="00591771"/>
    <w:rsid w:val="005934E4"/>
    <w:rsid w:val="005936AB"/>
    <w:rsid w:val="0059479A"/>
    <w:rsid w:val="00595FD3"/>
    <w:rsid w:val="00596306"/>
    <w:rsid w:val="005A1A05"/>
    <w:rsid w:val="005A5676"/>
    <w:rsid w:val="005B011D"/>
    <w:rsid w:val="005B09E1"/>
    <w:rsid w:val="005B6EE3"/>
    <w:rsid w:val="005B73BC"/>
    <w:rsid w:val="005C1A70"/>
    <w:rsid w:val="005C5ACB"/>
    <w:rsid w:val="005C6704"/>
    <w:rsid w:val="005C6778"/>
    <w:rsid w:val="005C735A"/>
    <w:rsid w:val="005C7F03"/>
    <w:rsid w:val="005C7F13"/>
    <w:rsid w:val="005D1C57"/>
    <w:rsid w:val="005D4344"/>
    <w:rsid w:val="005D5B45"/>
    <w:rsid w:val="005D6473"/>
    <w:rsid w:val="005D7873"/>
    <w:rsid w:val="005E13DA"/>
    <w:rsid w:val="005E17C8"/>
    <w:rsid w:val="005E5309"/>
    <w:rsid w:val="005E5FF0"/>
    <w:rsid w:val="005E6359"/>
    <w:rsid w:val="005E6E8F"/>
    <w:rsid w:val="005E7535"/>
    <w:rsid w:val="005F2524"/>
    <w:rsid w:val="005F34B8"/>
    <w:rsid w:val="005F40D3"/>
    <w:rsid w:val="005F6543"/>
    <w:rsid w:val="005F6E4F"/>
    <w:rsid w:val="005F7703"/>
    <w:rsid w:val="006007B8"/>
    <w:rsid w:val="006031D0"/>
    <w:rsid w:val="00605122"/>
    <w:rsid w:val="00605EB4"/>
    <w:rsid w:val="00605F98"/>
    <w:rsid w:val="006066F2"/>
    <w:rsid w:val="0060708D"/>
    <w:rsid w:val="00607569"/>
    <w:rsid w:val="00613D5F"/>
    <w:rsid w:val="00616F6F"/>
    <w:rsid w:val="0061793A"/>
    <w:rsid w:val="00617F42"/>
    <w:rsid w:val="0062279F"/>
    <w:rsid w:val="00625EC3"/>
    <w:rsid w:val="0062676F"/>
    <w:rsid w:val="00627F00"/>
    <w:rsid w:val="00631402"/>
    <w:rsid w:val="006370C9"/>
    <w:rsid w:val="006379D0"/>
    <w:rsid w:val="0064466C"/>
    <w:rsid w:val="00650DD7"/>
    <w:rsid w:val="00652B51"/>
    <w:rsid w:val="00653B5A"/>
    <w:rsid w:val="006563E3"/>
    <w:rsid w:val="00656E5E"/>
    <w:rsid w:val="00661D4A"/>
    <w:rsid w:val="006650B8"/>
    <w:rsid w:val="00665E9D"/>
    <w:rsid w:val="00671873"/>
    <w:rsid w:val="0067218C"/>
    <w:rsid w:val="00676A48"/>
    <w:rsid w:val="00682E22"/>
    <w:rsid w:val="00684F7D"/>
    <w:rsid w:val="006866E0"/>
    <w:rsid w:val="006914C2"/>
    <w:rsid w:val="00695C2D"/>
    <w:rsid w:val="006A1929"/>
    <w:rsid w:val="006A2B9D"/>
    <w:rsid w:val="006A54C1"/>
    <w:rsid w:val="006A5537"/>
    <w:rsid w:val="006A71D5"/>
    <w:rsid w:val="006B09AB"/>
    <w:rsid w:val="006B1E44"/>
    <w:rsid w:val="006C1738"/>
    <w:rsid w:val="006C19EB"/>
    <w:rsid w:val="006C1DF2"/>
    <w:rsid w:val="006C2B79"/>
    <w:rsid w:val="006C3C3F"/>
    <w:rsid w:val="006C4484"/>
    <w:rsid w:val="006C5512"/>
    <w:rsid w:val="006D1128"/>
    <w:rsid w:val="006D3403"/>
    <w:rsid w:val="006D36CD"/>
    <w:rsid w:val="006D3DB4"/>
    <w:rsid w:val="006D4731"/>
    <w:rsid w:val="006D49F5"/>
    <w:rsid w:val="006E0F3B"/>
    <w:rsid w:val="006E2459"/>
    <w:rsid w:val="006E27BF"/>
    <w:rsid w:val="006E7332"/>
    <w:rsid w:val="006F093D"/>
    <w:rsid w:val="006F311C"/>
    <w:rsid w:val="006F4F01"/>
    <w:rsid w:val="006F5392"/>
    <w:rsid w:val="006F6192"/>
    <w:rsid w:val="00701394"/>
    <w:rsid w:val="00701EC6"/>
    <w:rsid w:val="0070220A"/>
    <w:rsid w:val="0070376B"/>
    <w:rsid w:val="00704220"/>
    <w:rsid w:val="00704898"/>
    <w:rsid w:val="00704ABF"/>
    <w:rsid w:val="00704D10"/>
    <w:rsid w:val="00713FD1"/>
    <w:rsid w:val="00715469"/>
    <w:rsid w:val="00720DC7"/>
    <w:rsid w:val="007242E0"/>
    <w:rsid w:val="007305BC"/>
    <w:rsid w:val="00731519"/>
    <w:rsid w:val="00731C9C"/>
    <w:rsid w:val="00732D1C"/>
    <w:rsid w:val="00737156"/>
    <w:rsid w:val="007413D0"/>
    <w:rsid w:val="007435C6"/>
    <w:rsid w:val="00743720"/>
    <w:rsid w:val="00744117"/>
    <w:rsid w:val="00744606"/>
    <w:rsid w:val="00751BDC"/>
    <w:rsid w:val="00751DA9"/>
    <w:rsid w:val="00771B66"/>
    <w:rsid w:val="00772B16"/>
    <w:rsid w:val="00772C91"/>
    <w:rsid w:val="00773BD0"/>
    <w:rsid w:val="0077717D"/>
    <w:rsid w:val="00777FD4"/>
    <w:rsid w:val="0078064B"/>
    <w:rsid w:val="00783306"/>
    <w:rsid w:val="0078459A"/>
    <w:rsid w:val="00792C80"/>
    <w:rsid w:val="007A01B9"/>
    <w:rsid w:val="007A1DAF"/>
    <w:rsid w:val="007A20BC"/>
    <w:rsid w:val="007A4559"/>
    <w:rsid w:val="007A6A23"/>
    <w:rsid w:val="007A71A0"/>
    <w:rsid w:val="007A7CF5"/>
    <w:rsid w:val="007B2362"/>
    <w:rsid w:val="007B3011"/>
    <w:rsid w:val="007B4CCB"/>
    <w:rsid w:val="007B5A51"/>
    <w:rsid w:val="007B6A7A"/>
    <w:rsid w:val="007C1F79"/>
    <w:rsid w:val="007C42FA"/>
    <w:rsid w:val="007D01FF"/>
    <w:rsid w:val="007D3AFF"/>
    <w:rsid w:val="007D4B2F"/>
    <w:rsid w:val="007D69B0"/>
    <w:rsid w:val="007E02F9"/>
    <w:rsid w:val="007E5CB5"/>
    <w:rsid w:val="007E654A"/>
    <w:rsid w:val="007F15D8"/>
    <w:rsid w:val="007F6843"/>
    <w:rsid w:val="007F72D9"/>
    <w:rsid w:val="00802E22"/>
    <w:rsid w:val="008037E7"/>
    <w:rsid w:val="008141BD"/>
    <w:rsid w:val="00815BAF"/>
    <w:rsid w:val="00816982"/>
    <w:rsid w:val="00820C6B"/>
    <w:rsid w:val="00826443"/>
    <w:rsid w:val="00830717"/>
    <w:rsid w:val="00831DB2"/>
    <w:rsid w:val="0083377F"/>
    <w:rsid w:val="008405B6"/>
    <w:rsid w:val="00844177"/>
    <w:rsid w:val="0084689E"/>
    <w:rsid w:val="00847133"/>
    <w:rsid w:val="0085064D"/>
    <w:rsid w:val="008506AB"/>
    <w:rsid w:val="008546C8"/>
    <w:rsid w:val="00854E7F"/>
    <w:rsid w:val="008572AD"/>
    <w:rsid w:val="00857476"/>
    <w:rsid w:val="00862C7E"/>
    <w:rsid w:val="00863BB0"/>
    <w:rsid w:val="00866A6A"/>
    <w:rsid w:val="0086703D"/>
    <w:rsid w:val="00874163"/>
    <w:rsid w:val="0087568B"/>
    <w:rsid w:val="00881A4B"/>
    <w:rsid w:val="00882EAA"/>
    <w:rsid w:val="00883EEB"/>
    <w:rsid w:val="008852B6"/>
    <w:rsid w:val="008906CA"/>
    <w:rsid w:val="00890A9A"/>
    <w:rsid w:val="00890E75"/>
    <w:rsid w:val="008912A9"/>
    <w:rsid w:val="00892854"/>
    <w:rsid w:val="0089412D"/>
    <w:rsid w:val="00897E25"/>
    <w:rsid w:val="008A5432"/>
    <w:rsid w:val="008A6E46"/>
    <w:rsid w:val="008B3B58"/>
    <w:rsid w:val="008B7CAE"/>
    <w:rsid w:val="008D2722"/>
    <w:rsid w:val="008D47A6"/>
    <w:rsid w:val="008D4AF3"/>
    <w:rsid w:val="008E01A1"/>
    <w:rsid w:val="008E32E8"/>
    <w:rsid w:val="008E37F2"/>
    <w:rsid w:val="008E7C11"/>
    <w:rsid w:val="008F1EFE"/>
    <w:rsid w:val="008F24D6"/>
    <w:rsid w:val="008F6117"/>
    <w:rsid w:val="008F6BFE"/>
    <w:rsid w:val="00903492"/>
    <w:rsid w:val="009108C7"/>
    <w:rsid w:val="00915B7E"/>
    <w:rsid w:val="0091679B"/>
    <w:rsid w:val="00917E4F"/>
    <w:rsid w:val="009245DF"/>
    <w:rsid w:val="00924841"/>
    <w:rsid w:val="00932794"/>
    <w:rsid w:val="00932B52"/>
    <w:rsid w:val="00937589"/>
    <w:rsid w:val="009412B4"/>
    <w:rsid w:val="00943480"/>
    <w:rsid w:val="009477FE"/>
    <w:rsid w:val="009511C4"/>
    <w:rsid w:val="00951847"/>
    <w:rsid w:val="00951CFB"/>
    <w:rsid w:val="009571E6"/>
    <w:rsid w:val="00963AEC"/>
    <w:rsid w:val="00966D9D"/>
    <w:rsid w:val="0096718F"/>
    <w:rsid w:val="009703B3"/>
    <w:rsid w:val="009719A2"/>
    <w:rsid w:val="009727A4"/>
    <w:rsid w:val="009728BF"/>
    <w:rsid w:val="00973808"/>
    <w:rsid w:val="009779E1"/>
    <w:rsid w:val="009807BF"/>
    <w:rsid w:val="00981542"/>
    <w:rsid w:val="009920B5"/>
    <w:rsid w:val="00992383"/>
    <w:rsid w:val="009943FC"/>
    <w:rsid w:val="00996A68"/>
    <w:rsid w:val="009A2350"/>
    <w:rsid w:val="009A2C31"/>
    <w:rsid w:val="009A474A"/>
    <w:rsid w:val="009A4C83"/>
    <w:rsid w:val="009A776F"/>
    <w:rsid w:val="009B47CE"/>
    <w:rsid w:val="009B5DEC"/>
    <w:rsid w:val="009C1BA9"/>
    <w:rsid w:val="009C1E58"/>
    <w:rsid w:val="009C2428"/>
    <w:rsid w:val="009C242D"/>
    <w:rsid w:val="009C35F7"/>
    <w:rsid w:val="009C6312"/>
    <w:rsid w:val="009C7F22"/>
    <w:rsid w:val="009D107E"/>
    <w:rsid w:val="009E14CE"/>
    <w:rsid w:val="009E43AA"/>
    <w:rsid w:val="009E4A09"/>
    <w:rsid w:val="009E53A0"/>
    <w:rsid w:val="009E7F15"/>
    <w:rsid w:val="009F1806"/>
    <w:rsid w:val="009F3CC3"/>
    <w:rsid w:val="00A01C73"/>
    <w:rsid w:val="00A01E71"/>
    <w:rsid w:val="00A031AA"/>
    <w:rsid w:val="00A03506"/>
    <w:rsid w:val="00A13075"/>
    <w:rsid w:val="00A14352"/>
    <w:rsid w:val="00A20C69"/>
    <w:rsid w:val="00A21E97"/>
    <w:rsid w:val="00A23BB4"/>
    <w:rsid w:val="00A23CE5"/>
    <w:rsid w:val="00A42343"/>
    <w:rsid w:val="00A44260"/>
    <w:rsid w:val="00A60673"/>
    <w:rsid w:val="00A6143E"/>
    <w:rsid w:val="00A61A2D"/>
    <w:rsid w:val="00A62B02"/>
    <w:rsid w:val="00A646DF"/>
    <w:rsid w:val="00A66FC9"/>
    <w:rsid w:val="00A714D1"/>
    <w:rsid w:val="00A7338B"/>
    <w:rsid w:val="00A761AF"/>
    <w:rsid w:val="00A828D0"/>
    <w:rsid w:val="00A857C1"/>
    <w:rsid w:val="00A869E5"/>
    <w:rsid w:val="00A87AC2"/>
    <w:rsid w:val="00A87B83"/>
    <w:rsid w:val="00A9057B"/>
    <w:rsid w:val="00A90908"/>
    <w:rsid w:val="00A92610"/>
    <w:rsid w:val="00A96387"/>
    <w:rsid w:val="00AA0B3C"/>
    <w:rsid w:val="00AA11A7"/>
    <w:rsid w:val="00AA125A"/>
    <w:rsid w:val="00AA1E45"/>
    <w:rsid w:val="00AA34ED"/>
    <w:rsid w:val="00AA5EA0"/>
    <w:rsid w:val="00AA6687"/>
    <w:rsid w:val="00AB3A91"/>
    <w:rsid w:val="00AB45F4"/>
    <w:rsid w:val="00AB78D3"/>
    <w:rsid w:val="00AC0FB7"/>
    <w:rsid w:val="00AC4615"/>
    <w:rsid w:val="00AC6855"/>
    <w:rsid w:val="00AD2D60"/>
    <w:rsid w:val="00AD3CF0"/>
    <w:rsid w:val="00AD3FDF"/>
    <w:rsid w:val="00AD66E9"/>
    <w:rsid w:val="00AD7C3D"/>
    <w:rsid w:val="00AE2455"/>
    <w:rsid w:val="00AE4F6B"/>
    <w:rsid w:val="00AE6456"/>
    <w:rsid w:val="00AF0409"/>
    <w:rsid w:val="00AF1E12"/>
    <w:rsid w:val="00AF21B7"/>
    <w:rsid w:val="00AF44A2"/>
    <w:rsid w:val="00AF45F2"/>
    <w:rsid w:val="00B00D99"/>
    <w:rsid w:val="00B04B82"/>
    <w:rsid w:val="00B14389"/>
    <w:rsid w:val="00B1453E"/>
    <w:rsid w:val="00B15974"/>
    <w:rsid w:val="00B15B5D"/>
    <w:rsid w:val="00B2176A"/>
    <w:rsid w:val="00B23691"/>
    <w:rsid w:val="00B23C57"/>
    <w:rsid w:val="00B24E27"/>
    <w:rsid w:val="00B25214"/>
    <w:rsid w:val="00B25C86"/>
    <w:rsid w:val="00B272C6"/>
    <w:rsid w:val="00B30E7B"/>
    <w:rsid w:val="00B314C7"/>
    <w:rsid w:val="00B3387E"/>
    <w:rsid w:val="00B362BB"/>
    <w:rsid w:val="00B454C2"/>
    <w:rsid w:val="00B50308"/>
    <w:rsid w:val="00B5372B"/>
    <w:rsid w:val="00B55437"/>
    <w:rsid w:val="00B61C88"/>
    <w:rsid w:val="00B645B4"/>
    <w:rsid w:val="00B719B7"/>
    <w:rsid w:val="00B729A5"/>
    <w:rsid w:val="00B73DFC"/>
    <w:rsid w:val="00B74B75"/>
    <w:rsid w:val="00B74E6A"/>
    <w:rsid w:val="00B757F4"/>
    <w:rsid w:val="00B81FF7"/>
    <w:rsid w:val="00B94259"/>
    <w:rsid w:val="00BB09E0"/>
    <w:rsid w:val="00BB2FC2"/>
    <w:rsid w:val="00BB3C5E"/>
    <w:rsid w:val="00BB4FE5"/>
    <w:rsid w:val="00BB6123"/>
    <w:rsid w:val="00BB646F"/>
    <w:rsid w:val="00BB7AE3"/>
    <w:rsid w:val="00BC02C0"/>
    <w:rsid w:val="00BC14B7"/>
    <w:rsid w:val="00BC4F32"/>
    <w:rsid w:val="00BD011E"/>
    <w:rsid w:val="00BD03A3"/>
    <w:rsid w:val="00BD062C"/>
    <w:rsid w:val="00BD0DAA"/>
    <w:rsid w:val="00BD2CC5"/>
    <w:rsid w:val="00BD3A6E"/>
    <w:rsid w:val="00BD6663"/>
    <w:rsid w:val="00BE4ED5"/>
    <w:rsid w:val="00BF0689"/>
    <w:rsid w:val="00BF06EA"/>
    <w:rsid w:val="00BF7881"/>
    <w:rsid w:val="00C02B1E"/>
    <w:rsid w:val="00C02CF2"/>
    <w:rsid w:val="00C05141"/>
    <w:rsid w:val="00C054CB"/>
    <w:rsid w:val="00C05EEA"/>
    <w:rsid w:val="00C10BDD"/>
    <w:rsid w:val="00C10BE0"/>
    <w:rsid w:val="00C1734E"/>
    <w:rsid w:val="00C209A7"/>
    <w:rsid w:val="00C20DC5"/>
    <w:rsid w:val="00C2397B"/>
    <w:rsid w:val="00C301DA"/>
    <w:rsid w:val="00C31448"/>
    <w:rsid w:val="00C35007"/>
    <w:rsid w:val="00C406C4"/>
    <w:rsid w:val="00C43753"/>
    <w:rsid w:val="00C4376E"/>
    <w:rsid w:val="00C464B4"/>
    <w:rsid w:val="00C5170D"/>
    <w:rsid w:val="00C55873"/>
    <w:rsid w:val="00C5629D"/>
    <w:rsid w:val="00C5649D"/>
    <w:rsid w:val="00C66BA0"/>
    <w:rsid w:val="00C67BB0"/>
    <w:rsid w:val="00C72C4E"/>
    <w:rsid w:val="00C72C95"/>
    <w:rsid w:val="00C74270"/>
    <w:rsid w:val="00C767FE"/>
    <w:rsid w:val="00C81B29"/>
    <w:rsid w:val="00C832EB"/>
    <w:rsid w:val="00C85301"/>
    <w:rsid w:val="00C87B35"/>
    <w:rsid w:val="00C910CA"/>
    <w:rsid w:val="00C94C48"/>
    <w:rsid w:val="00CA1074"/>
    <w:rsid w:val="00CA414B"/>
    <w:rsid w:val="00CA7E16"/>
    <w:rsid w:val="00CB1296"/>
    <w:rsid w:val="00CB156A"/>
    <w:rsid w:val="00CB2F70"/>
    <w:rsid w:val="00CB4885"/>
    <w:rsid w:val="00CC0974"/>
    <w:rsid w:val="00CC0E39"/>
    <w:rsid w:val="00CC2A03"/>
    <w:rsid w:val="00CE01F7"/>
    <w:rsid w:val="00CF396F"/>
    <w:rsid w:val="00CF4135"/>
    <w:rsid w:val="00CF725E"/>
    <w:rsid w:val="00D02297"/>
    <w:rsid w:val="00D02A2E"/>
    <w:rsid w:val="00D0763B"/>
    <w:rsid w:val="00D07C8B"/>
    <w:rsid w:val="00D07D0C"/>
    <w:rsid w:val="00D119DA"/>
    <w:rsid w:val="00D1424C"/>
    <w:rsid w:val="00D16A17"/>
    <w:rsid w:val="00D21AA8"/>
    <w:rsid w:val="00D264E7"/>
    <w:rsid w:val="00D31C8F"/>
    <w:rsid w:val="00D41D52"/>
    <w:rsid w:val="00D422BC"/>
    <w:rsid w:val="00D435B0"/>
    <w:rsid w:val="00D43F4E"/>
    <w:rsid w:val="00D44017"/>
    <w:rsid w:val="00D44D04"/>
    <w:rsid w:val="00D46A4C"/>
    <w:rsid w:val="00D46D46"/>
    <w:rsid w:val="00D51B56"/>
    <w:rsid w:val="00D5547A"/>
    <w:rsid w:val="00D563DC"/>
    <w:rsid w:val="00D56A2D"/>
    <w:rsid w:val="00D56CC8"/>
    <w:rsid w:val="00D57672"/>
    <w:rsid w:val="00D6004C"/>
    <w:rsid w:val="00D64621"/>
    <w:rsid w:val="00D65F09"/>
    <w:rsid w:val="00D71A4F"/>
    <w:rsid w:val="00D72FD8"/>
    <w:rsid w:val="00D742EF"/>
    <w:rsid w:val="00D74E9E"/>
    <w:rsid w:val="00D750A0"/>
    <w:rsid w:val="00D82007"/>
    <w:rsid w:val="00D829AB"/>
    <w:rsid w:val="00D83A75"/>
    <w:rsid w:val="00D84483"/>
    <w:rsid w:val="00D84761"/>
    <w:rsid w:val="00D8603D"/>
    <w:rsid w:val="00D90A97"/>
    <w:rsid w:val="00D95A42"/>
    <w:rsid w:val="00D95E32"/>
    <w:rsid w:val="00D97D6D"/>
    <w:rsid w:val="00DA3A9E"/>
    <w:rsid w:val="00DA5D17"/>
    <w:rsid w:val="00DA6254"/>
    <w:rsid w:val="00DA62EE"/>
    <w:rsid w:val="00DA6D33"/>
    <w:rsid w:val="00DA7E29"/>
    <w:rsid w:val="00DB02DB"/>
    <w:rsid w:val="00DB1CE1"/>
    <w:rsid w:val="00DB5779"/>
    <w:rsid w:val="00DC0761"/>
    <w:rsid w:val="00DD341A"/>
    <w:rsid w:val="00DD38ED"/>
    <w:rsid w:val="00DE67D9"/>
    <w:rsid w:val="00DF0B93"/>
    <w:rsid w:val="00DF0D1C"/>
    <w:rsid w:val="00DF3E49"/>
    <w:rsid w:val="00DF6120"/>
    <w:rsid w:val="00E02E2B"/>
    <w:rsid w:val="00E043C3"/>
    <w:rsid w:val="00E0595A"/>
    <w:rsid w:val="00E06A78"/>
    <w:rsid w:val="00E1156D"/>
    <w:rsid w:val="00E122BD"/>
    <w:rsid w:val="00E147A6"/>
    <w:rsid w:val="00E149BA"/>
    <w:rsid w:val="00E15DFB"/>
    <w:rsid w:val="00E16176"/>
    <w:rsid w:val="00E20E7C"/>
    <w:rsid w:val="00E21745"/>
    <w:rsid w:val="00E26FD0"/>
    <w:rsid w:val="00E305E9"/>
    <w:rsid w:val="00E3346F"/>
    <w:rsid w:val="00E367A8"/>
    <w:rsid w:val="00E477B5"/>
    <w:rsid w:val="00E509A0"/>
    <w:rsid w:val="00E540DE"/>
    <w:rsid w:val="00E60256"/>
    <w:rsid w:val="00E7018A"/>
    <w:rsid w:val="00E724ED"/>
    <w:rsid w:val="00E74AA3"/>
    <w:rsid w:val="00E76D13"/>
    <w:rsid w:val="00E8340F"/>
    <w:rsid w:val="00E848AF"/>
    <w:rsid w:val="00E86F4F"/>
    <w:rsid w:val="00E9592F"/>
    <w:rsid w:val="00EA079E"/>
    <w:rsid w:val="00EA100F"/>
    <w:rsid w:val="00EA17DF"/>
    <w:rsid w:val="00EA22EC"/>
    <w:rsid w:val="00EA6221"/>
    <w:rsid w:val="00EA64B0"/>
    <w:rsid w:val="00EB24F4"/>
    <w:rsid w:val="00EB52AA"/>
    <w:rsid w:val="00EB6C3F"/>
    <w:rsid w:val="00EB7C57"/>
    <w:rsid w:val="00EC0A54"/>
    <w:rsid w:val="00EC185D"/>
    <w:rsid w:val="00EC4F40"/>
    <w:rsid w:val="00EC71BB"/>
    <w:rsid w:val="00ED05FD"/>
    <w:rsid w:val="00ED42B7"/>
    <w:rsid w:val="00ED444F"/>
    <w:rsid w:val="00ED4D8A"/>
    <w:rsid w:val="00EE4B9C"/>
    <w:rsid w:val="00EF08F1"/>
    <w:rsid w:val="00EF097A"/>
    <w:rsid w:val="00EF2CAC"/>
    <w:rsid w:val="00EF52FB"/>
    <w:rsid w:val="00F02E87"/>
    <w:rsid w:val="00F06401"/>
    <w:rsid w:val="00F068A3"/>
    <w:rsid w:val="00F24464"/>
    <w:rsid w:val="00F25E9A"/>
    <w:rsid w:val="00F271FC"/>
    <w:rsid w:val="00F332BF"/>
    <w:rsid w:val="00F37444"/>
    <w:rsid w:val="00F45C2D"/>
    <w:rsid w:val="00F51344"/>
    <w:rsid w:val="00F533BE"/>
    <w:rsid w:val="00F538A0"/>
    <w:rsid w:val="00F54D45"/>
    <w:rsid w:val="00F54FBB"/>
    <w:rsid w:val="00F56382"/>
    <w:rsid w:val="00F56AED"/>
    <w:rsid w:val="00F56FB6"/>
    <w:rsid w:val="00F64365"/>
    <w:rsid w:val="00F6616D"/>
    <w:rsid w:val="00F67D1A"/>
    <w:rsid w:val="00F71090"/>
    <w:rsid w:val="00F7161D"/>
    <w:rsid w:val="00F7164E"/>
    <w:rsid w:val="00F73039"/>
    <w:rsid w:val="00F7415F"/>
    <w:rsid w:val="00F749A7"/>
    <w:rsid w:val="00F75082"/>
    <w:rsid w:val="00F813FA"/>
    <w:rsid w:val="00F81DA1"/>
    <w:rsid w:val="00F82C08"/>
    <w:rsid w:val="00F8303D"/>
    <w:rsid w:val="00F86CE7"/>
    <w:rsid w:val="00F90D80"/>
    <w:rsid w:val="00F970AE"/>
    <w:rsid w:val="00F9747A"/>
    <w:rsid w:val="00FA13E0"/>
    <w:rsid w:val="00FA5A3C"/>
    <w:rsid w:val="00FA5D2D"/>
    <w:rsid w:val="00FA73F1"/>
    <w:rsid w:val="00FB2EDA"/>
    <w:rsid w:val="00FC0C74"/>
    <w:rsid w:val="00FC1CFB"/>
    <w:rsid w:val="00FC52B5"/>
    <w:rsid w:val="00FD0B4F"/>
    <w:rsid w:val="00FD25AC"/>
    <w:rsid w:val="00FD2A28"/>
    <w:rsid w:val="00FD3059"/>
    <w:rsid w:val="00FD314D"/>
    <w:rsid w:val="00FE06A5"/>
    <w:rsid w:val="00FE0781"/>
    <w:rsid w:val="00FE17E0"/>
    <w:rsid w:val="00FE201C"/>
    <w:rsid w:val="00FE537F"/>
    <w:rsid w:val="00FE7D7C"/>
    <w:rsid w:val="00FF2F95"/>
    <w:rsid w:val="00FF5489"/>
    <w:rsid w:val="00FF7198"/>
    <w:rsid w:val="00FF7F9A"/>
    <w:rsid w:val="1035310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B76CE"/>
  <w15:docId w15:val="{DFE1424D-2702-4F36-8007-041FBF2F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6C"/>
  </w:style>
  <w:style w:type="paragraph" w:styleId="Heading1">
    <w:name w:val="heading 1"/>
    <w:basedOn w:val="Normal"/>
    <w:next w:val="Normal"/>
    <w:link w:val="Heading1Char"/>
    <w:uiPriority w:val="9"/>
    <w:qFormat/>
    <w:rsid w:val="00AB45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B45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45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4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B45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45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4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5F4"/>
    <w:rPr>
      <w:rFonts w:eastAsiaTheme="majorEastAsia" w:cstheme="majorBidi"/>
      <w:color w:val="272727" w:themeColor="text1" w:themeTint="D8"/>
    </w:rPr>
  </w:style>
  <w:style w:type="paragraph" w:styleId="Title">
    <w:name w:val="Title"/>
    <w:basedOn w:val="Normal"/>
    <w:next w:val="Normal"/>
    <w:link w:val="TitleChar"/>
    <w:uiPriority w:val="10"/>
    <w:qFormat/>
    <w:rsid w:val="00AB45F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45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45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45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45F4"/>
    <w:pPr>
      <w:spacing w:before="160"/>
      <w:jc w:val="center"/>
    </w:pPr>
    <w:rPr>
      <w:i/>
      <w:iCs/>
      <w:color w:val="404040" w:themeColor="text1" w:themeTint="BF"/>
    </w:rPr>
  </w:style>
  <w:style w:type="character" w:customStyle="1" w:styleId="QuoteChar">
    <w:name w:val="Quote Char"/>
    <w:basedOn w:val="DefaultParagraphFont"/>
    <w:link w:val="Quote"/>
    <w:uiPriority w:val="29"/>
    <w:rsid w:val="00AB45F4"/>
    <w:rPr>
      <w:i/>
      <w:iCs/>
      <w:color w:val="404040" w:themeColor="text1" w:themeTint="BF"/>
    </w:rPr>
  </w:style>
  <w:style w:type="paragraph" w:styleId="ListParagraph">
    <w:name w:val="List Paragraph"/>
    <w:basedOn w:val="Normal"/>
    <w:uiPriority w:val="34"/>
    <w:qFormat/>
    <w:rsid w:val="00AB45F4"/>
    <w:pPr>
      <w:ind w:left="720"/>
      <w:contextualSpacing/>
    </w:pPr>
  </w:style>
  <w:style w:type="character" w:styleId="IntenseEmphasis">
    <w:name w:val="Intense Emphasis"/>
    <w:basedOn w:val="DefaultParagraphFont"/>
    <w:uiPriority w:val="21"/>
    <w:qFormat/>
    <w:rsid w:val="00AB45F4"/>
    <w:rPr>
      <w:i/>
      <w:iCs/>
      <w:color w:val="0F4761" w:themeColor="accent1" w:themeShade="BF"/>
    </w:rPr>
  </w:style>
  <w:style w:type="paragraph" w:styleId="IntenseQuote">
    <w:name w:val="Intense Quote"/>
    <w:basedOn w:val="Normal"/>
    <w:next w:val="Normal"/>
    <w:link w:val="IntenseQuoteChar"/>
    <w:uiPriority w:val="30"/>
    <w:qFormat/>
    <w:rsid w:val="00AB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5F4"/>
    <w:rPr>
      <w:i/>
      <w:iCs/>
      <w:color w:val="0F4761" w:themeColor="accent1" w:themeShade="BF"/>
    </w:rPr>
  </w:style>
  <w:style w:type="character" w:styleId="IntenseReference">
    <w:name w:val="Intense Reference"/>
    <w:basedOn w:val="DefaultParagraphFont"/>
    <w:uiPriority w:val="32"/>
    <w:qFormat/>
    <w:rsid w:val="00AB45F4"/>
    <w:rPr>
      <w:b/>
      <w:bCs/>
      <w:smallCaps/>
      <w:color w:val="0F4761" w:themeColor="accent1" w:themeShade="BF"/>
      <w:spacing w:val="5"/>
    </w:rPr>
  </w:style>
  <w:style w:type="character" w:styleId="Hyperlink">
    <w:name w:val="Hyperlink"/>
    <w:basedOn w:val="DefaultParagraphFont"/>
    <w:uiPriority w:val="99"/>
    <w:unhideWhenUsed/>
    <w:rsid w:val="00D1424C"/>
    <w:rPr>
      <w:color w:val="467886" w:themeColor="hyperlink"/>
      <w:u w:val="single"/>
    </w:rPr>
  </w:style>
  <w:style w:type="character" w:styleId="UnresolvedMention">
    <w:name w:val="Unresolved Mention"/>
    <w:basedOn w:val="DefaultParagraphFont"/>
    <w:uiPriority w:val="99"/>
    <w:semiHidden/>
    <w:unhideWhenUsed/>
    <w:rsid w:val="00D1424C"/>
    <w:rPr>
      <w:color w:val="605E5C"/>
      <w:shd w:val="clear" w:color="auto" w:fill="E1DFDD"/>
    </w:rPr>
  </w:style>
  <w:style w:type="paragraph" w:styleId="NormalWeb">
    <w:name w:val="Normal (Web)"/>
    <w:basedOn w:val="Normal"/>
    <w:uiPriority w:val="99"/>
    <w:unhideWhenUsed/>
    <w:rsid w:val="00BD3A6E"/>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LineNumber">
    <w:name w:val="line number"/>
    <w:basedOn w:val="DefaultParagraphFont"/>
    <w:uiPriority w:val="99"/>
    <w:semiHidden/>
    <w:unhideWhenUsed/>
    <w:rsid w:val="00E0595A"/>
  </w:style>
  <w:style w:type="paragraph" w:styleId="Revision">
    <w:name w:val="Revision"/>
    <w:hidden/>
    <w:uiPriority w:val="99"/>
    <w:semiHidden/>
    <w:rsid w:val="00281B49"/>
    <w:pPr>
      <w:spacing w:after="0" w:line="240" w:lineRule="auto"/>
    </w:pPr>
  </w:style>
  <w:style w:type="character" w:styleId="CommentReference">
    <w:name w:val="annotation reference"/>
    <w:basedOn w:val="DefaultParagraphFont"/>
    <w:uiPriority w:val="99"/>
    <w:semiHidden/>
    <w:unhideWhenUsed/>
    <w:rsid w:val="005D6473"/>
    <w:rPr>
      <w:sz w:val="16"/>
      <w:szCs w:val="16"/>
    </w:rPr>
  </w:style>
  <w:style w:type="paragraph" w:styleId="CommentText">
    <w:name w:val="annotation text"/>
    <w:basedOn w:val="Normal"/>
    <w:link w:val="CommentTextChar"/>
    <w:uiPriority w:val="99"/>
    <w:unhideWhenUsed/>
    <w:rsid w:val="005D6473"/>
    <w:pPr>
      <w:spacing w:line="240" w:lineRule="auto"/>
    </w:pPr>
    <w:rPr>
      <w:sz w:val="20"/>
      <w:szCs w:val="25"/>
    </w:rPr>
  </w:style>
  <w:style w:type="character" w:customStyle="1" w:styleId="CommentTextChar">
    <w:name w:val="Comment Text Char"/>
    <w:basedOn w:val="DefaultParagraphFont"/>
    <w:link w:val="CommentText"/>
    <w:uiPriority w:val="99"/>
    <w:rsid w:val="005D6473"/>
    <w:rPr>
      <w:sz w:val="20"/>
      <w:szCs w:val="25"/>
    </w:rPr>
  </w:style>
  <w:style w:type="paragraph" w:styleId="CommentSubject">
    <w:name w:val="annotation subject"/>
    <w:basedOn w:val="CommentText"/>
    <w:next w:val="CommentText"/>
    <w:link w:val="CommentSubjectChar"/>
    <w:uiPriority w:val="99"/>
    <w:semiHidden/>
    <w:unhideWhenUsed/>
    <w:rsid w:val="005D6473"/>
    <w:rPr>
      <w:b/>
      <w:bCs/>
    </w:rPr>
  </w:style>
  <w:style w:type="character" w:customStyle="1" w:styleId="CommentSubjectChar">
    <w:name w:val="Comment Subject Char"/>
    <w:basedOn w:val="CommentTextChar"/>
    <w:link w:val="CommentSubject"/>
    <w:uiPriority w:val="99"/>
    <w:semiHidden/>
    <w:rsid w:val="005D6473"/>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105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jpe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customXml" Target="../customXml/item4.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A54DDC1-89D4-47DA-87E3-EC185C407897}">
  <we:reference id="wa200005502" version="1.0.0.11" store="en-US" storeType="OMEX"/>
  <we:alternateReferences>
    <we:reference id="wa200005502" version="1.0.0.11" store="wa200005502" storeType="OMEX"/>
  </we:alternateReferences>
  <we:properties>
    <we:property name="docId" value="&quot;iNLgG-4gt1fAuv3pTgFHQ&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FB52BA9-5AD9-4BA7-8958-91A2C8D1B7BA}">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137574-65e6-4e7f-ad33-9e8e4de7420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CC0089E5EB284182D9D7F1CD9F702F" ma:contentTypeVersion="11" ma:contentTypeDescription="Create a new document." ma:contentTypeScope="" ma:versionID="781128ebbeecf4e3a330082497fb3b64">
  <xsd:schema xmlns:xsd="http://www.w3.org/2001/XMLSchema" xmlns:xs="http://www.w3.org/2001/XMLSchema" xmlns:p="http://schemas.microsoft.com/office/2006/metadata/properties" xmlns:ns3="03137574-65e6-4e7f-ad33-9e8e4de7420f" xmlns:ns4="6690d60a-25eb-4651-92ed-5b7b80c48d15" targetNamespace="http://schemas.microsoft.com/office/2006/metadata/properties" ma:root="true" ma:fieldsID="e469b975d7077529be26cd5457250b19" ns3:_="" ns4:_="">
    <xsd:import namespace="03137574-65e6-4e7f-ad33-9e8e4de7420f"/>
    <xsd:import namespace="6690d60a-25eb-4651-92ed-5b7b80c48d1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137574-65e6-4e7f-ad33-9e8e4de74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90d60a-25eb-4651-92ed-5b7b80c48d1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08EA6C-BF92-457D-9E8B-7F296DC60DB1}">
  <ds:schemaRefs>
    <ds:schemaRef ds:uri="http://schemas.microsoft.com/office/2006/metadata/properties"/>
    <ds:schemaRef ds:uri="http://schemas.microsoft.com/office/infopath/2007/PartnerControls"/>
    <ds:schemaRef ds:uri="03137574-65e6-4e7f-ad33-9e8e4de7420f"/>
  </ds:schemaRefs>
</ds:datastoreItem>
</file>

<file path=customXml/itemProps2.xml><?xml version="1.0" encoding="utf-8"?>
<ds:datastoreItem xmlns:ds="http://schemas.openxmlformats.org/officeDocument/2006/customXml" ds:itemID="{9D3F3E5F-4A01-492B-A8C3-4224035A2C40}">
  <ds:schemaRefs>
    <ds:schemaRef ds:uri="http://schemas.openxmlformats.org/officeDocument/2006/bibliography"/>
  </ds:schemaRefs>
</ds:datastoreItem>
</file>

<file path=customXml/itemProps3.xml><?xml version="1.0" encoding="utf-8"?>
<ds:datastoreItem xmlns:ds="http://schemas.openxmlformats.org/officeDocument/2006/customXml" ds:itemID="{5FFEC732-10DA-4960-AD7B-9F0DC5935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137574-65e6-4e7f-ad33-9e8e4de7420f"/>
    <ds:schemaRef ds:uri="6690d60a-25eb-4651-92ed-5b7b80c48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1E86F1-371C-4D02-B4AB-E6C01420A4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7936</Words>
  <Characters>45236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Prokash Debnath</dc:creator>
  <cp:keywords/>
  <dc:description/>
  <cp:lastModifiedBy>Joy Prokash Debnath</cp:lastModifiedBy>
  <cp:revision>2</cp:revision>
  <dcterms:created xsi:type="dcterms:W3CDTF">2024-06-13T04:25:00Z</dcterms:created>
  <dcterms:modified xsi:type="dcterms:W3CDTF">2024-06-13T04:25:00Z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94b49ed78ca7c0ca97534e13cb854ac1e02333bf3a28da93ada355560d489667</vt:lpwstr>
  </property>
  <property fmtid="{D5CDD505-2E9C-101B-9397-08002B2CF9AE}" pid="3" name="ContentTypeId">
    <vt:lpwstr>0x01010006CC0089E5EB284182D9D7F1CD9F702F</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